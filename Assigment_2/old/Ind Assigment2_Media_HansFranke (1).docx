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4924B04D" w:rsidR="001F1EB7" w:rsidRDefault="001F1EB7" w:rsidP="004440CB">
      <w:pPr>
        <w:ind w:firstLine="360"/>
        <w:rPr>
          <w:shd w:val="clear" w:color="auto" w:fill="FFFFFF"/>
        </w:rPr>
      </w:pPr>
      <w:del w:id="0" w:author="Walcher, L.T. (Lena)" w:date="2021-03-27T17:54:00Z">
        <w:r w:rsidRPr="005F54E3" w:rsidDel="00513BE7">
          <w:delText xml:space="preserve">Whereas </w:delText>
        </w:r>
      </w:del>
      <w:ins w:id="1" w:author="Walcher, L.T. (Lena)" w:date="2021-03-27T17:54:00Z">
        <w:r w:rsidR="00513BE7" w:rsidRPr="005F54E3">
          <w:t>Wh</w:t>
        </w:r>
        <w:r w:rsidR="00513BE7">
          <w:t>ile</w:t>
        </w:r>
        <w:r w:rsidR="00513BE7" w:rsidRPr="005F54E3">
          <w:t xml:space="preserve"> </w:t>
        </w:r>
      </w:ins>
      <w:r w:rsidRPr="005F54E3">
        <w:t>several algorithms have been developed and deployed in various application domains, recent research effort</w:t>
      </w:r>
      <w:r w:rsidR="005F54E3">
        <w:t>s</w:t>
      </w:r>
      <w:r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5D5322" w:rsidRPr="005D5322">
            <w:rPr>
              <w:noProof/>
            </w:rPr>
            <w:t>[1]</w:t>
          </w:r>
          <w:r w:rsidR="004440CB">
            <w:fldChar w:fldCharType="end"/>
          </w:r>
        </w:sdtContent>
      </w:sdt>
      <w:r w:rsidRPr="005F54E3">
        <w:t>. This research goes beyond accuracy of recommendation algorithms and focuses on various human factors that affect acceptance of recommendations</w:t>
      </w:r>
      <w:del w:id="2" w:author="Walcher, L.T. (Lena)" w:date="2021-03-27T17:55:00Z">
        <w:r w:rsidRPr="005F54E3" w:rsidDel="00513BE7">
          <w:delText>,</w:delText>
        </w:r>
      </w:del>
      <w:r w:rsidRPr="005F54E3">
        <w:t xml:space="preserve"> such as user satisfaction, trust, transparency and sense of control. </w:t>
      </w:r>
    </w:p>
    <w:p w14:paraId="20A8A47C" w14:textId="53CCCADC" w:rsidR="004440CB" w:rsidRDefault="008D725A" w:rsidP="004440CB">
      <w:pPr>
        <w:ind w:firstLine="360"/>
        <w:rPr>
          <w:shd w:val="clear" w:color="auto" w:fill="FFFFFF"/>
        </w:rPr>
      </w:pPr>
      <w:r>
        <w:rPr>
          <w:shd w:val="clear" w:color="auto" w:fill="FFFFFF"/>
        </w:rPr>
        <w:t xml:space="preserve">Many different stakeholders can use </w:t>
      </w:r>
      <w:ins w:id="3" w:author="Walcher, L.T. (Lena)" w:date="2021-03-27T17:55:00Z">
        <w:r w:rsidR="00513BE7">
          <w:rPr>
            <w:shd w:val="clear" w:color="auto" w:fill="FFFFFF"/>
          </w:rPr>
          <w:t>as well as</w:t>
        </w:r>
      </w:ins>
      <w:del w:id="4" w:author="Walcher, L.T. (Lena)" w:date="2021-03-27T17:55:00Z">
        <w:r w:rsidDel="00513BE7">
          <w:rPr>
            <w:shd w:val="clear" w:color="auto" w:fill="FFFFFF"/>
          </w:rPr>
          <w:delText>or</w:delText>
        </w:r>
      </w:del>
      <w:r>
        <w:rPr>
          <w:shd w:val="clear" w:color="auto" w:fill="FFFFFF"/>
        </w:rPr>
        <w:t xml:space="preserve"> affect a recommender system. These stakeholder have different values and desired outcomes</w:t>
      </w:r>
      <w:ins w:id="5" w:author="Walcher, L.T. (Lena)" w:date="2021-03-27T17:55:00Z">
        <w:r w:rsidR="00513BE7">
          <w:rPr>
            <w:shd w:val="clear" w:color="auto" w:fill="FFFFFF"/>
          </w:rPr>
          <w:t>, w</w:t>
        </w:r>
      </w:ins>
      <w:del w:id="6" w:author="Walcher, L.T. (Lena)" w:date="2021-03-27T17:55:00Z">
        <w:r w:rsidDel="00513BE7">
          <w:rPr>
            <w:shd w:val="clear" w:color="auto" w:fill="FFFFFF"/>
          </w:rPr>
          <w:delText>. W</w:delText>
        </w:r>
      </w:del>
      <w:r>
        <w:rPr>
          <w:shd w:val="clear" w:color="auto" w:fill="FFFFFF"/>
        </w:rPr>
        <w:t xml:space="preserve">hich leads to the </w:t>
      </w:r>
      <w:ins w:id="7" w:author="Walcher, L.T. (Lena)" w:date="2021-03-27T17:56:00Z">
        <w:r w:rsidR="00513BE7">
          <w:rPr>
            <w:shd w:val="clear" w:color="auto" w:fill="FFFFFF"/>
          </w:rPr>
          <w:t xml:space="preserve">following </w:t>
        </w:r>
      </w:ins>
      <w:r>
        <w:rPr>
          <w:shd w:val="clear" w:color="auto" w:fill="FFFFFF"/>
        </w:rPr>
        <w:t>question</w:t>
      </w:r>
      <w:ins w:id="8" w:author="Walcher, L.T. (Lena)" w:date="2021-03-27T17:56:00Z">
        <w:r w:rsidR="00513BE7">
          <w:rPr>
            <w:shd w:val="clear" w:color="auto" w:fill="FFFFFF"/>
          </w:rPr>
          <w:t>s</w:t>
        </w:r>
      </w:ins>
      <w:r>
        <w:rPr>
          <w:shd w:val="clear" w:color="auto" w:fill="FFFFFF"/>
        </w:rPr>
        <w:t xml:space="preserve">: How </w:t>
      </w:r>
      <w:del w:id="9" w:author="Walcher, L.T. (Lena)" w:date="2021-03-27T17:56:00Z">
        <w:r w:rsidDel="00513BE7">
          <w:rPr>
            <w:shd w:val="clear" w:color="auto" w:fill="FFFFFF"/>
          </w:rPr>
          <w:delText>this can</w:delText>
        </w:r>
      </w:del>
      <w:ins w:id="10" w:author="Walcher, L.T. (Lena)" w:date="2021-03-27T17:56:00Z">
        <w:r w:rsidR="00513BE7">
          <w:rPr>
            <w:shd w:val="clear" w:color="auto" w:fill="FFFFFF"/>
          </w:rPr>
          <w:t>can these differences</w:t>
        </w:r>
      </w:ins>
      <w:r>
        <w:rPr>
          <w:shd w:val="clear" w:color="auto" w:fill="FFFFFF"/>
        </w:rPr>
        <w:t xml:space="preserve"> be connected and addressed in a single recommender system? </w:t>
      </w:r>
      <w:r w:rsidR="007F4A76">
        <w:rPr>
          <w:shd w:val="clear" w:color="auto" w:fill="FFFFFF"/>
        </w:rPr>
        <w:t xml:space="preserve">How </w:t>
      </w:r>
      <w:del w:id="11" w:author="Walcher, L.T. (Lena)" w:date="2021-03-27T17:56:00Z">
        <w:r w:rsidR="007F4A76" w:rsidDel="00513BE7">
          <w:rPr>
            <w:shd w:val="clear" w:color="auto" w:fill="FFFFFF"/>
          </w:rPr>
          <w:delText>the interface can</w:delText>
        </w:r>
      </w:del>
      <w:ins w:id="12" w:author="Walcher, L.T. (Lena)" w:date="2021-03-27T17:56:00Z">
        <w:r w:rsidR="00513BE7">
          <w:rPr>
            <w:shd w:val="clear" w:color="auto" w:fill="FFFFFF"/>
          </w:rPr>
          <w:t xml:space="preserve">can the </w:t>
        </w:r>
      </w:ins>
      <w:ins w:id="13" w:author="Walcher, L.T. (Lena)" w:date="2021-03-27T17:57:00Z">
        <w:r w:rsidR="00513BE7">
          <w:rPr>
            <w:shd w:val="clear" w:color="auto" w:fill="FFFFFF"/>
          </w:rPr>
          <w:t>interface</w:t>
        </w:r>
      </w:ins>
      <w:r w:rsidR="007F4A76">
        <w:rPr>
          <w:shd w:val="clear" w:color="auto" w:fill="FFFFFF"/>
        </w:rPr>
        <w:t xml:space="preserve"> be used to </w:t>
      </w:r>
      <w:del w:id="14" w:author="Walcher, L.T. (Lena)" w:date="2021-03-27T17:57:00Z">
        <w:r w:rsidR="007F4A76" w:rsidDel="00513BE7">
          <w:rPr>
            <w:shd w:val="clear" w:color="auto" w:fill="FFFFFF"/>
          </w:rPr>
          <w:delText xml:space="preserve">answer </w:delText>
        </w:r>
      </w:del>
      <w:ins w:id="15" w:author="Walcher, L.T. (Lena)" w:date="2021-03-27T17:57:00Z">
        <w:r w:rsidR="00513BE7">
          <w:rPr>
            <w:shd w:val="clear" w:color="auto" w:fill="FFFFFF"/>
          </w:rPr>
          <w:t>implement</w:t>
        </w:r>
        <w:r w:rsidR="00513BE7">
          <w:rPr>
            <w:shd w:val="clear" w:color="auto" w:fill="FFFFFF"/>
          </w:rPr>
          <w:t xml:space="preserve"> </w:t>
        </w:r>
      </w:ins>
      <w:del w:id="16" w:author="Walcher, L.T. (Lena)" w:date="2021-03-27T17:57:00Z">
        <w:r w:rsidR="007F4A76" w:rsidDel="00513BE7">
          <w:rPr>
            <w:shd w:val="clear" w:color="auto" w:fill="FFFFFF"/>
          </w:rPr>
          <w:delText xml:space="preserve">for </w:delText>
        </w:r>
      </w:del>
      <w:r w:rsidR="007F4A76">
        <w:rPr>
          <w:shd w:val="clear" w:color="auto" w:fill="FFFFFF"/>
        </w:rPr>
        <w:t xml:space="preserve">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4F1B4430" w14:textId="77777777" w:rsidR="00AF3C95" w:rsidRDefault="00AF3C95" w:rsidP="00AF3C95">
      <w:pPr>
        <w:pStyle w:val="ListParagraph"/>
        <w:ind w:left="1080"/>
      </w:pPr>
    </w:p>
    <w:p w14:paraId="07B43F93" w14:textId="42C1AC29" w:rsidR="008871AE" w:rsidRDefault="008871AE" w:rsidP="008871AE">
      <w:pPr>
        <w:ind w:firstLine="720"/>
      </w:pPr>
      <w:r w:rsidRPr="008871AE">
        <w:t xml:space="preserve">Some well know </w:t>
      </w:r>
      <w:commentRangeStart w:id="17"/>
      <w:r w:rsidRPr="008871AE">
        <w:t xml:space="preserve">values in literature </w:t>
      </w:r>
      <w:commentRangeEnd w:id="17"/>
      <w:r w:rsidR="00513BE7">
        <w:rPr>
          <w:rStyle w:val="CommentReference"/>
        </w:rPr>
        <w:commentReference w:id="17"/>
      </w:r>
      <w:r w:rsidRPr="008871AE">
        <w:t>are</w:t>
      </w:r>
      <w:r>
        <w:rPr>
          <w:i/>
          <w:iCs/>
        </w:rPr>
        <w:t xml:space="preserve">, </w:t>
      </w:r>
      <w:r w:rsidR="001758AE" w:rsidRPr="000C632C">
        <w:rPr>
          <w:b/>
          <w:bCs/>
        </w:rPr>
        <w:t>Transparency</w:t>
      </w:r>
      <w:r w:rsidR="001758AE">
        <w:rPr>
          <w:i/>
          <w:iCs/>
        </w:rPr>
        <w:t xml:space="preserve"> </w:t>
      </w:r>
      <w:r w:rsidR="000C5DE2" w:rsidRPr="000C5DE2">
        <w:t>that</w:t>
      </w:r>
      <w:r w:rsidR="000C5DE2">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rsidRPr="000C632C">
        <w:rPr>
          <w:b/>
          <w:bCs/>
        </w:rPr>
        <w:t>J</w:t>
      </w:r>
      <w:r w:rsidR="001758AE" w:rsidRPr="000C632C">
        <w:rPr>
          <w:b/>
          <w:b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0C632C">
        <w:rPr>
          <w:b/>
          <w:bCs/>
        </w:rPr>
        <w:t>Controllability</w:t>
      </w:r>
      <w:r w:rsidR="001758AE">
        <w:rPr>
          <w:i/>
          <w:iCs/>
        </w:rPr>
        <w:t xml:space="preserve"> </w:t>
      </w:r>
      <w:r w:rsidR="001758AE">
        <w:t xml:space="preserve">strengthens user involvement by incorporating input and feedback from the end user into the recommendation process. </w:t>
      </w:r>
      <w:ins w:id="18" w:author="Walcher, L.T. (Lena)" w:date="2021-03-27T17:58:00Z">
        <w:r w:rsidR="00513BE7">
          <w:t>This</w:t>
        </w:r>
      </w:ins>
      <w:del w:id="19" w:author="Walcher, L.T. (Lena)" w:date="2021-03-27T17:58:00Z">
        <w:r w:rsidR="00D576C3" w:rsidDel="00513BE7">
          <w:delText>It</w:delText>
        </w:r>
      </w:del>
      <w:r w:rsidR="00D576C3">
        <w:t xml:space="preserve"> can occur</w:t>
      </w:r>
      <w:del w:id="20" w:author="Walcher, L.T. (Lena)" w:date="2021-03-27T17:58:00Z">
        <w:r w:rsidR="00D576C3" w:rsidDel="00513BE7">
          <w:delText>s</w:delText>
        </w:r>
      </w:del>
      <w:r w:rsidR="00D576C3">
        <w:t xml:space="preserve"> in any step</w:t>
      </w:r>
      <w:r w:rsidR="001758AE">
        <w:t>, such as providing ratings, adjusting preference data, and revising or exploring recommendations</w:t>
      </w:r>
      <w:r>
        <w:t xml:space="preserve">. </w:t>
      </w:r>
    </w:p>
    <w:p w14:paraId="3F774E8D" w14:textId="7F220EEB" w:rsidR="001758AE" w:rsidRDefault="001758AE" w:rsidP="008871AE">
      <w:pPr>
        <w:ind w:firstLine="720"/>
      </w:pPr>
      <w:r w:rsidRPr="000C632C">
        <w:rPr>
          <w:b/>
          <w:bCs/>
        </w:rPr>
        <w:t>Diversity</w:t>
      </w:r>
      <w:r w:rsidR="008871AE">
        <w:rPr>
          <w:i/>
          <w:iCs/>
        </w:rPr>
        <w:t>,</w:t>
      </w:r>
      <w:del w:id="21" w:author="Walcher, L.T. (Lena)" w:date="2021-03-27T17:59:00Z">
        <w:r w:rsidR="008871AE" w:rsidDel="00513BE7">
          <w:rPr>
            <w:i/>
            <w:iCs/>
          </w:rPr>
          <w:delText xml:space="preserve"> </w:delText>
        </w:r>
        <w:r w:rsidR="008871AE" w:rsidRPr="008871AE" w:rsidDel="00513BE7">
          <w:delText>it</w:delText>
        </w:r>
      </w:del>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5D5322" w:rsidRPr="005D5322">
            <w:rPr>
              <w:noProof/>
            </w:rPr>
            <w:t>[2]</w:t>
          </w:r>
          <w:r w:rsidR="006F4F3F">
            <w:fldChar w:fldCharType="end"/>
          </w:r>
        </w:sdtContent>
      </w:sdt>
      <w:r w:rsidR="006F4F3F">
        <w:t xml:space="preserve">. </w:t>
      </w:r>
      <w:r>
        <w:t>For instance, it is important to recommend items that the user would prefer, but that are different from those which she</w:t>
      </w:r>
      <w:ins w:id="22" w:author="Walcher, L.T. (Lena)" w:date="2021-03-27T17:59:00Z">
        <w:r w:rsidR="00513BE7">
          <w:t>/he</w:t>
        </w:r>
      </w:ins>
      <w:r>
        <w:t xml:space="preserve"> has already purchased or experienced. The </w:t>
      </w:r>
      <w:r w:rsidR="008871AE">
        <w:t>inability</w:t>
      </w:r>
      <w:r>
        <w:t xml:space="preserve">  to </w:t>
      </w:r>
      <w:r>
        <w:lastRenderedPageBreak/>
        <w:t xml:space="preserve">make recommendation to new comers is called the </w:t>
      </w:r>
      <w:r w:rsidRPr="00C04174">
        <w:rPr>
          <w:b/>
          <w:bCs/>
        </w:rPr>
        <w:t>cold start</w:t>
      </w:r>
      <w:r>
        <w:rPr>
          <w:rFonts w:ascii="JBLPB J+ Gulliver" w:hAnsi="JBLPB J+ Gulliver" w:cs="JBLPB J+ Gulliver"/>
          <w:i/>
          <w:iCs/>
        </w:rPr>
        <w:t xml:space="preserve"> </w:t>
      </w:r>
      <w:r>
        <w:t>problem</w:t>
      </w:r>
      <w:r w:rsidR="008871AE">
        <w:t xml:space="preserve">. </w:t>
      </w:r>
      <w:r>
        <w:t xml:space="preserve">Acquiring </w:t>
      </w:r>
      <w:r w:rsidRPr="00C04174">
        <w:rPr>
          <w:b/>
          <w:bCs/>
        </w:rPr>
        <w:t xml:space="preserve">contextual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515460A9" w:rsidR="00043077" w:rsidRPr="00043077" w:rsidRDefault="00043077" w:rsidP="00043077">
      <w:pPr>
        <w:ind w:firstLine="720"/>
      </w:pPr>
      <w:r w:rsidRPr="003356E8">
        <w:rPr>
          <w:b/>
          <w:bCs/>
        </w:rPr>
        <w:t>Algorithmic Affordance pattern library</w:t>
      </w:r>
      <w:r w:rsidRPr="00043077">
        <w:t xml:space="preserve"> is a first attempt to give an overview over the possibilities for designers to give end-users more control over the outcomes of algorithms</w:t>
      </w:r>
      <w:r w:rsidR="00F50D24">
        <w:t xml:space="preserve"> </w:t>
      </w:r>
      <w:sdt>
        <w:sdtPr>
          <w:id w:val="-948079319"/>
          <w:citation/>
        </w:sdtPr>
        <w:sdtEndPr/>
        <w:sdtContent>
          <w:r w:rsidR="00F50D24">
            <w:fldChar w:fldCharType="begin"/>
          </w:r>
          <w:r w:rsidR="006F4F3F">
            <w:instrText xml:space="preserve">CITATION htt1 \l 1046 </w:instrText>
          </w:r>
          <w:r w:rsidR="00F50D24">
            <w:fldChar w:fldCharType="separate"/>
          </w:r>
          <w:r w:rsidR="005D5322" w:rsidRPr="005D5322">
            <w:rPr>
              <w:noProof/>
            </w:rPr>
            <w:t>[3]</w:t>
          </w:r>
          <w:r w:rsidR="00F50D24">
            <w:fldChar w:fldCharType="end"/>
          </w:r>
        </w:sdtContent>
      </w:sdt>
      <w:r w:rsidRPr="00043077">
        <w:t>.</w:t>
      </w:r>
      <w:r>
        <w:t xml:space="preserve"> </w:t>
      </w:r>
      <w:r w:rsidR="008871AE">
        <w:t>These</w:t>
      </w:r>
      <w:r w:rsidR="00F50D24">
        <w:t xml:space="preserve"> patterns can show many different possibilities to allow, measure and improve recommender system with </w:t>
      </w:r>
      <w:r w:rsidR="003C6197">
        <w:t>well-designed</w:t>
      </w:r>
      <w:r w:rsidR="00F50D24">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400" cy="1247775"/>
                    </a:xfrm>
                    <a:prstGeom prst="rect">
                      <a:avLst/>
                    </a:prstGeom>
                  </pic:spPr>
                </pic:pic>
              </a:graphicData>
            </a:graphic>
          </wp:inline>
        </w:drawing>
      </w:r>
    </w:p>
    <w:p w14:paraId="0064249D" w14:textId="4B4A9641"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5D5322" w:rsidRPr="005D5322">
            <w:rPr>
              <w:noProof/>
            </w:rPr>
            <w:t>[4]</w:t>
          </w:r>
          <w:r>
            <w:fldChar w:fldCharType="end"/>
          </w:r>
        </w:sdtContent>
      </w:sdt>
    </w:p>
    <w:p w14:paraId="77C57D0F" w14:textId="4F88AD2C" w:rsidR="008F153F" w:rsidRDefault="00C04174" w:rsidP="00043077">
      <w:pPr>
        <w:ind w:firstLine="720"/>
        <w:rPr>
          <w:b/>
          <w:bCs/>
        </w:rPr>
      </w:pPr>
      <w:r>
        <w:rPr>
          <w:noProof/>
        </w:rPr>
        <w:drawing>
          <wp:inline distT="0" distB="0" distL="0" distR="0" wp14:anchorId="496845CE" wp14:editId="545BEC3C">
            <wp:extent cx="5943600" cy="3895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95090"/>
                    </a:xfrm>
                    <a:prstGeom prst="rect">
                      <a:avLst/>
                    </a:prstGeom>
                  </pic:spPr>
                </pic:pic>
              </a:graphicData>
            </a:graphic>
          </wp:inline>
        </w:drawing>
      </w:r>
    </w:p>
    <w:p w14:paraId="6AB4FC58" w14:textId="597A5197" w:rsidR="00F50D24" w:rsidRDefault="003356E8" w:rsidP="00043077">
      <w:pPr>
        <w:ind w:firstLine="720"/>
      </w:pPr>
      <w:r w:rsidRPr="003356E8">
        <w:rPr>
          <w:b/>
          <w:bCs/>
        </w:rPr>
        <w:t>Table1</w:t>
      </w:r>
      <w:r>
        <w:t xml:space="preserve">. Summary of patterns used in this work with connection </w:t>
      </w:r>
      <w:r w:rsidR="002F67C9">
        <w:t xml:space="preserve">on </w:t>
      </w:r>
      <w:r>
        <w:t xml:space="preserve">how they are </w:t>
      </w:r>
      <w:r w:rsidR="002F67C9">
        <w:t>implemented</w:t>
      </w:r>
      <w:r>
        <w:t xml:space="preserve"> on the interface</w:t>
      </w:r>
    </w:p>
    <w:p w14:paraId="02242A67" w14:textId="0C9CDA85" w:rsidR="00064C92" w:rsidRDefault="00CA1EE5" w:rsidP="007B58FB">
      <w:pPr>
        <w:pStyle w:val="Heading1"/>
        <w:numPr>
          <w:ilvl w:val="0"/>
          <w:numId w:val="10"/>
        </w:numPr>
      </w:pPr>
      <w:r>
        <w:lastRenderedPageBreak/>
        <w:t>Recommender System and User’s Interface</w:t>
      </w:r>
    </w:p>
    <w:p w14:paraId="648AF71E" w14:textId="4237365B" w:rsidR="00D449F5" w:rsidRDefault="00D449F5" w:rsidP="00D449F5">
      <w:pPr>
        <w:pStyle w:val="ListParagraph"/>
        <w:ind w:left="1440"/>
      </w:pPr>
    </w:p>
    <w:p w14:paraId="25307BA4" w14:textId="58A34089" w:rsidR="00D449F5" w:rsidRPr="00D449F5" w:rsidRDefault="00D449F5" w:rsidP="00D449F5">
      <w:pPr>
        <w:pStyle w:val="Heading2"/>
        <w:ind w:firstLine="720"/>
      </w:pPr>
      <w:r w:rsidRPr="00D7485F">
        <w:t>3.1 How the interface allow</w:t>
      </w:r>
      <w:ins w:id="23" w:author="Walcher, L.T. (Lena)" w:date="2021-03-27T18:00:00Z">
        <w:r w:rsidR="00513BE7">
          <w:t>s</w:t>
        </w:r>
      </w:ins>
      <w:r w:rsidRPr="00D7485F">
        <w:t xml:space="preserve"> users values </w:t>
      </w:r>
      <w:r w:rsidR="00754FCA">
        <w:t xml:space="preserve">to </w:t>
      </w:r>
      <w:r w:rsidRPr="00D7485F">
        <w:t xml:space="preserve">be </w:t>
      </w:r>
      <w:commentRangeStart w:id="24"/>
      <w:r w:rsidRPr="00D7485F">
        <w:t>assessed</w:t>
      </w:r>
      <w:commentRangeEnd w:id="24"/>
      <w:r w:rsidR="00513BE7">
        <w:rPr>
          <w:rStyle w:val="CommentReference"/>
          <w:rFonts w:asciiTheme="minorHAnsi" w:eastAsiaTheme="minorHAnsi" w:hAnsiTheme="minorHAnsi" w:cstheme="minorBidi"/>
          <w:color w:val="auto"/>
        </w:rPr>
        <w:commentReference w:id="24"/>
      </w:r>
      <w:r w:rsidRPr="00D7485F">
        <w:t>:</w:t>
      </w:r>
    </w:p>
    <w:p w14:paraId="0A2075F9" w14:textId="5D3ABE9D" w:rsidR="00D449F5" w:rsidRDefault="00D449F5" w:rsidP="00D449F5">
      <w:pPr>
        <w:ind w:firstLine="720"/>
      </w:pPr>
      <w:r>
        <w:t xml:space="preserve">Users can and should provide feedback through </w:t>
      </w:r>
      <w:ins w:id="25" w:author="Walcher, L.T. (Lena)" w:date="2021-03-27T18:00:00Z">
        <w:r w:rsidR="00513BE7">
          <w:t xml:space="preserve">the </w:t>
        </w:r>
      </w:ins>
      <w:r>
        <w:t>interface. The interface was design</w:t>
      </w:r>
      <w:r w:rsidR="003C6197">
        <w:t>ed</w:t>
      </w:r>
      <w:r>
        <w:t xml:space="preserve"> </w:t>
      </w:r>
      <w:ins w:id="26" w:author="Walcher, L.T. (Lena)" w:date="2021-03-27T18:01:00Z">
        <w:r w:rsidR="00513BE7">
          <w:t xml:space="preserve">with focus </w:t>
        </w:r>
      </w:ins>
      <w:del w:id="27" w:author="Walcher, L.T. (Lena)" w:date="2021-03-27T18:01:00Z">
        <w:r w:rsidDel="00513BE7">
          <w:delText xml:space="preserve">focusing on assessing </w:delText>
        </w:r>
      </w:del>
      <w:r>
        <w:t xml:space="preserve">the main values:  </w:t>
      </w:r>
      <w:r w:rsidRPr="00A11AE1">
        <w:rPr>
          <w:b/>
          <w:bCs/>
        </w:rPr>
        <w:t>Controllability</w:t>
      </w:r>
      <w:r>
        <w:rPr>
          <w:i/>
          <w:iCs/>
        </w:rPr>
        <w:t xml:space="preserve">, </w:t>
      </w:r>
      <w:r w:rsidRPr="00A11AE1">
        <w:rPr>
          <w:b/>
          <w:bCs/>
        </w:rPr>
        <w:t>Transparency</w:t>
      </w:r>
      <w:r>
        <w:t xml:space="preserve">, </w:t>
      </w:r>
      <w:del w:id="28" w:author="Walcher, L.T. (Lena)" w:date="2021-03-27T18:01:00Z">
        <w:r w:rsidRPr="00A11AE1" w:rsidDel="00513BE7">
          <w:rPr>
            <w:b/>
            <w:bCs/>
          </w:rPr>
          <w:delText>justify</w:delText>
        </w:r>
        <w:r w:rsidDel="00513BE7">
          <w:rPr>
            <w:i/>
            <w:iCs/>
          </w:rPr>
          <w:delText xml:space="preserve"> </w:delText>
        </w:r>
      </w:del>
      <w:ins w:id="29" w:author="Walcher, L.T. (Lena)" w:date="2021-03-27T18:01:00Z">
        <w:r w:rsidR="00513BE7">
          <w:rPr>
            <w:b/>
            <w:bCs/>
          </w:rPr>
          <w:t>justification</w:t>
        </w:r>
        <w:r w:rsidR="00513BE7">
          <w:rPr>
            <w:i/>
            <w:iCs/>
          </w:rPr>
          <w:t xml:space="preserve"> </w:t>
        </w:r>
      </w:ins>
      <w:r w:rsidRPr="00A11AE1">
        <w:t>and</w:t>
      </w:r>
      <w:r>
        <w:rPr>
          <w:i/>
          <w:iCs/>
        </w:rPr>
        <w:t xml:space="preserve"> </w:t>
      </w:r>
      <w:r w:rsidRPr="00A11AE1">
        <w:rPr>
          <w:b/>
          <w:bCs/>
        </w:rPr>
        <w:t>Diversity</w:t>
      </w:r>
      <w:r>
        <w:rPr>
          <w:i/>
          <w:iCs/>
        </w:rPr>
        <w:t xml:space="preserve">. </w:t>
      </w:r>
      <w:r w:rsidR="003C6197">
        <w:t>It</w:t>
      </w:r>
      <w:r>
        <w:t xml:space="preserve"> was design</w:t>
      </w:r>
      <w:r w:rsidR="003C6197">
        <w:t>ed</w:t>
      </w:r>
      <w:r>
        <w:t xml:space="preserve"> following the patterns suggested in </w:t>
      </w:r>
      <w:sdt>
        <w:sdtPr>
          <w:id w:val="-2037808976"/>
          <w:citation/>
        </w:sdtPr>
        <w:sdtEndPr/>
        <w:sdtContent>
          <w:r>
            <w:fldChar w:fldCharType="begin"/>
          </w:r>
          <w:r>
            <w:instrText xml:space="preserve">CITATION htt1 \l 1046 </w:instrText>
          </w:r>
          <w:r>
            <w:fldChar w:fldCharType="separate"/>
          </w:r>
          <w:r w:rsidR="005D5322" w:rsidRPr="005D5322">
            <w:rPr>
              <w:noProof/>
            </w:rPr>
            <w:t>[3]</w:t>
          </w:r>
          <w:r>
            <w:fldChar w:fldCharType="end"/>
          </w:r>
        </w:sdtContent>
      </w:sdt>
      <w:r>
        <w:t xml:space="preserve">. </w:t>
      </w:r>
    </w:p>
    <w:p w14:paraId="6ABBAEC1" w14:textId="3D46AC9B" w:rsidR="00D449F5" w:rsidRDefault="00D449F5" w:rsidP="00D449F5">
      <w:pPr>
        <w:ind w:firstLine="720"/>
      </w:pPr>
      <w:r>
        <w:t xml:space="preserve">This work </w:t>
      </w:r>
      <w:del w:id="30" w:author="Walcher, L.T. (Lena)" w:date="2021-03-27T18:01:00Z">
        <w:r w:rsidDel="00513BE7">
          <w:delText xml:space="preserve">try </w:delText>
        </w:r>
      </w:del>
      <w:ins w:id="31" w:author="Walcher, L.T. (Lena)" w:date="2021-03-27T18:01:00Z">
        <w:r w:rsidR="00513BE7">
          <w:t>aims</w:t>
        </w:r>
        <w:r w:rsidR="00513BE7">
          <w:t xml:space="preserve"> </w:t>
        </w:r>
      </w:ins>
      <w:r>
        <w:t xml:space="preserve">to asses </w:t>
      </w:r>
      <w:r w:rsidRPr="00754FCA">
        <w:rPr>
          <w:b/>
          <w:bCs/>
        </w:rPr>
        <w:t>Controllability</w:t>
      </w:r>
      <w:r>
        <w:rPr>
          <w:i/>
          <w:iCs/>
        </w:rPr>
        <w:t xml:space="preserve"> </w:t>
      </w:r>
      <w:r>
        <w:t xml:space="preserve">allowing user to explicitly and implicitly interact with recommender. The choices of genres, friends, tags, </w:t>
      </w:r>
      <w:r w:rsidR="003C6197">
        <w:t>with</w:t>
      </w:r>
      <w:r>
        <w:t xml:space="preserve"> </w:t>
      </w:r>
      <w:ins w:id="32" w:author="Walcher, L.T. (Lena)" w:date="2021-03-27T18:02:00Z">
        <w:r w:rsidR="00513BE7">
          <w:t xml:space="preserve">the </w:t>
        </w:r>
      </w:ins>
      <w:r>
        <w:t>search button</w:t>
      </w:r>
      <w:ins w:id="33" w:author="Walcher, L.T. (Lena)" w:date="2021-03-27T18:02:00Z">
        <w:r w:rsidR="00513BE7">
          <w:t xml:space="preserve"> or </w:t>
        </w:r>
      </w:ins>
      <w:del w:id="34" w:author="Walcher, L.T. (Lena)" w:date="2021-03-27T18:02:00Z">
        <w:r w:rsidDel="00513BE7">
          <w:delText xml:space="preserve">, </w:delText>
        </w:r>
      </w:del>
      <w:ins w:id="35" w:author="Walcher, L.T. (Lena)" w:date="2021-03-27T18:02:00Z">
        <w:r w:rsidR="00513BE7">
          <w:t xml:space="preserve">by </w:t>
        </w:r>
      </w:ins>
      <w:r>
        <w:t xml:space="preserve">using anonymous mode are mechanisms to allow </w:t>
      </w:r>
      <w:r w:rsidRPr="006F4F3F">
        <w:rPr>
          <w:b/>
          <w:bCs/>
        </w:rPr>
        <w:t>control</w:t>
      </w:r>
      <w:r>
        <w:t xml:space="preserve"> in a </w:t>
      </w:r>
      <w:r w:rsidRPr="006F4F3F">
        <w:rPr>
          <w:b/>
          <w:bCs/>
        </w:rPr>
        <w:t>transparen</w:t>
      </w:r>
      <w:ins w:id="36" w:author="Walcher, L.T. (Lena)" w:date="2021-03-27T18:02:00Z">
        <w:r w:rsidR="00513BE7">
          <w:rPr>
            <w:b/>
            <w:bCs/>
          </w:rPr>
          <w:t>t</w:t>
        </w:r>
      </w:ins>
      <w:del w:id="37" w:author="Walcher, L.T. (Lena)" w:date="2021-03-27T18:02:00Z">
        <w:r w:rsidRPr="006F4F3F" w:rsidDel="00513BE7">
          <w:rPr>
            <w:b/>
            <w:bCs/>
          </w:rPr>
          <w:delText>cy</w:delText>
        </w:r>
      </w:del>
      <w:r>
        <w:t xml:space="preserve"> way</w:t>
      </w:r>
      <w:ins w:id="38" w:author="Walcher, L.T. (Lena)" w:date="2021-03-27T18:02:00Z">
        <w:r w:rsidR="00513BE7">
          <w:t xml:space="preserve">. This helps the user </w:t>
        </w:r>
      </w:ins>
      <w:del w:id="39" w:author="Walcher, L.T. (Lena)" w:date="2021-03-27T18:02:00Z">
        <w:r w:rsidDel="00513BE7">
          <w:delText xml:space="preserve">, with users </w:delText>
        </w:r>
      </w:del>
      <w:r>
        <w:t>understand what is happening and</w:t>
      </w:r>
      <w:ins w:id="40" w:author="Walcher, L.T. (Lena)" w:date="2021-03-27T18:02:00Z">
        <w:r w:rsidR="00513BE7">
          <w:t xml:space="preserve"> i</w:t>
        </w:r>
      </w:ins>
      <w:ins w:id="41" w:author="Walcher, L.T. (Lena)" w:date="2021-03-27T18:03:00Z">
        <w:r w:rsidR="00513BE7">
          <w:t xml:space="preserve">ncreases the </w:t>
        </w:r>
      </w:ins>
      <w:del w:id="42" w:author="Walcher, L.T. (Lena)" w:date="2021-03-27T18:03:00Z">
        <w:r w:rsidDel="00513BE7">
          <w:delText xml:space="preserve"> with </w:delText>
        </w:r>
      </w:del>
      <w:r w:rsidRPr="006F4F3F">
        <w:rPr>
          <w:b/>
          <w:bCs/>
        </w:rPr>
        <w:t>acceptance</w:t>
      </w:r>
      <w:r>
        <w:t xml:space="preserve"> of the suggestions</w:t>
      </w:r>
      <w:ins w:id="43" w:author="Walcher, L.T. (Lena)" w:date="2021-03-27T18:03:00Z">
        <w:r w:rsidR="00513BE7">
          <w:t>. Feedback to the system is provided through</w:t>
        </w:r>
      </w:ins>
      <w:del w:id="44" w:author="Walcher, L.T. (Lena)" w:date="2021-03-27T18:03:00Z">
        <w:r w:rsidDel="00513BE7">
          <w:delText>, once he participated in the recommendation through</w:delText>
        </w:r>
      </w:del>
      <w:r>
        <w:t xml:space="preserve"> </w:t>
      </w:r>
      <w:r>
        <w:rPr>
          <w:b/>
          <w:bCs/>
        </w:rPr>
        <w:t>explicit</w:t>
      </w:r>
      <w:r>
        <w:t xml:space="preserve"> (i.e rate, like/dislike, de-select of genre or movie) and </w:t>
      </w:r>
      <w:r>
        <w:rPr>
          <w:b/>
          <w:bCs/>
        </w:rPr>
        <w:t>implicit</w:t>
      </w:r>
      <w:r>
        <w:t xml:space="preserve"> (i.e watching the movie, adding to his list</w:t>
      </w:r>
      <w:r w:rsidR="003C6197">
        <w:t xml:space="preserve"> or </w:t>
      </w:r>
      <w:r>
        <w:t>recommend to a friend</w:t>
      </w:r>
      <w:del w:id="45" w:author="Walcher, L.T. (Lena)" w:date="2021-03-27T18:04:00Z">
        <w:r w:rsidDel="00513BE7">
          <w:delText xml:space="preserve">. </w:delText>
        </w:r>
      </w:del>
      <w:r>
        <w:t>) feedback.</w:t>
      </w:r>
    </w:p>
    <w:p w14:paraId="190D42B3" w14:textId="24996E22" w:rsidR="00625C46" w:rsidRDefault="00625C46" w:rsidP="00D449F5">
      <w:pPr>
        <w:ind w:firstLine="720"/>
      </w:pPr>
      <w:r>
        <w:rPr>
          <w:noProof/>
        </w:rPr>
        <w:drawing>
          <wp:inline distT="0" distB="0" distL="0" distR="0" wp14:anchorId="06518C05" wp14:editId="6189E21F">
            <wp:extent cx="3118338" cy="2338087"/>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8466" cy="2398166"/>
                    </a:xfrm>
                    <a:prstGeom prst="rect">
                      <a:avLst/>
                    </a:prstGeom>
                  </pic:spPr>
                </pic:pic>
              </a:graphicData>
            </a:graphic>
          </wp:inline>
        </w:drawing>
      </w:r>
      <w:r w:rsidR="00853EFD">
        <w:rPr>
          <w:noProof/>
        </w:rPr>
        <w:drawing>
          <wp:inline distT="0" distB="0" distL="0" distR="0" wp14:anchorId="7D203833" wp14:editId="218C1E4B">
            <wp:extent cx="1848640" cy="616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6108" cy="668605"/>
                    </a:xfrm>
                    <a:prstGeom prst="rect">
                      <a:avLst/>
                    </a:prstGeom>
                    <a:noFill/>
                    <a:ln>
                      <a:noFill/>
                    </a:ln>
                  </pic:spPr>
                </pic:pic>
              </a:graphicData>
            </a:graphic>
          </wp:inline>
        </w:drawing>
      </w:r>
    </w:p>
    <w:p w14:paraId="5DE43DAB" w14:textId="4FBBE5CB" w:rsidR="00625C46" w:rsidRPr="00E11F25" w:rsidRDefault="00625C46" w:rsidP="00D449F5">
      <w:pPr>
        <w:ind w:firstLine="720"/>
        <w:rPr>
          <w:sz w:val="20"/>
          <w:szCs w:val="20"/>
        </w:rPr>
      </w:pPr>
      <w:r w:rsidRPr="00E11F25">
        <w:rPr>
          <w:b/>
          <w:bCs/>
          <w:sz w:val="20"/>
          <w:szCs w:val="20"/>
        </w:rPr>
        <w:t>Figure</w:t>
      </w:r>
      <w:r w:rsidR="002944C9" w:rsidRPr="00E11F25">
        <w:rPr>
          <w:b/>
          <w:bCs/>
          <w:sz w:val="20"/>
          <w:szCs w:val="20"/>
        </w:rPr>
        <w:t>2</w:t>
      </w:r>
      <w:r w:rsidRPr="00E11F25">
        <w:rPr>
          <w:sz w:val="20"/>
          <w:szCs w:val="20"/>
        </w:rPr>
        <w:t>. Example on interface of user exerting control: he</w:t>
      </w:r>
      <w:ins w:id="46" w:author="Walcher, L.T. (Lena)" w:date="2021-03-27T18:04:00Z">
        <w:r w:rsidR="00513BE7">
          <w:rPr>
            <w:sz w:val="20"/>
            <w:szCs w:val="20"/>
          </w:rPr>
          <w:t>/she</w:t>
        </w:r>
      </w:ins>
      <w:r w:rsidRPr="00E11F25">
        <w:rPr>
          <w:sz w:val="20"/>
          <w:szCs w:val="20"/>
        </w:rPr>
        <w:t xml:space="preserve"> can select genres, directors and actors. Another form to exert control is rating a movie (</w:t>
      </w:r>
      <w:r w:rsidR="00AD2626" w:rsidRPr="00E11F25">
        <w:rPr>
          <w:sz w:val="20"/>
          <w:szCs w:val="20"/>
        </w:rPr>
        <w:t>explicitly</w:t>
      </w:r>
      <w:r w:rsidRPr="00E11F25">
        <w:rPr>
          <w:sz w:val="20"/>
          <w:szCs w:val="20"/>
        </w:rPr>
        <w:t>), or for example simply watching a movie (</w:t>
      </w:r>
      <w:r w:rsidR="00AD2626" w:rsidRPr="00E11F25">
        <w:rPr>
          <w:sz w:val="20"/>
          <w:szCs w:val="20"/>
        </w:rPr>
        <w:t>implicitly</w:t>
      </w:r>
      <w:r w:rsidRPr="00E11F25">
        <w:rPr>
          <w:sz w:val="20"/>
          <w:szCs w:val="20"/>
        </w:rPr>
        <w:t>).</w:t>
      </w:r>
      <w:r w:rsidR="003B172A" w:rsidRPr="00E11F25">
        <w:rPr>
          <w:sz w:val="20"/>
          <w:szCs w:val="20"/>
        </w:rPr>
        <w:t xml:space="preserve"> On right</w:t>
      </w:r>
      <w:ins w:id="47" w:author="Walcher, L.T. (Lena)" w:date="2021-03-27T18:04:00Z">
        <w:r w:rsidR="00513BE7">
          <w:rPr>
            <w:sz w:val="20"/>
            <w:szCs w:val="20"/>
          </w:rPr>
          <w:t>:</w:t>
        </w:r>
      </w:ins>
      <w:del w:id="48" w:author="Walcher, L.T. (Lena)" w:date="2021-03-27T18:04:00Z">
        <w:r w:rsidR="003B172A" w:rsidRPr="00E11F25" w:rsidDel="00513BE7">
          <w:rPr>
            <w:sz w:val="20"/>
            <w:szCs w:val="20"/>
          </w:rPr>
          <w:delText xml:space="preserve"> side,</w:delText>
        </w:r>
      </w:del>
      <w:r w:rsidR="003B172A" w:rsidRPr="00E11F25">
        <w:rPr>
          <w:sz w:val="20"/>
          <w:szCs w:val="20"/>
        </w:rPr>
        <w:t xml:space="preserve"> description to enter in </w:t>
      </w:r>
      <w:r w:rsidR="003B172A" w:rsidRPr="00E11F25">
        <w:rPr>
          <w:b/>
          <w:bCs/>
          <w:sz w:val="20"/>
          <w:szCs w:val="20"/>
        </w:rPr>
        <w:t>anonymous</w:t>
      </w:r>
      <w:r w:rsidR="003B172A" w:rsidRPr="00E11F25">
        <w:rPr>
          <w:sz w:val="20"/>
          <w:szCs w:val="20"/>
        </w:rPr>
        <w:t xml:space="preserve"> mode.</w:t>
      </w:r>
    </w:p>
    <w:p w14:paraId="593A6573" w14:textId="77919A30" w:rsidR="000C5DE2" w:rsidRDefault="00853EFD" w:rsidP="00D449F5">
      <w:pPr>
        <w:ind w:firstLine="720"/>
      </w:pPr>
      <w:r>
        <w:rPr>
          <w:noProof/>
        </w:rPr>
        <w:drawing>
          <wp:inline distT="0" distB="0" distL="0" distR="0" wp14:anchorId="27D523DE" wp14:editId="282C4425">
            <wp:extent cx="4853354" cy="2095343"/>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8591" cy="2158046"/>
                    </a:xfrm>
                    <a:prstGeom prst="rect">
                      <a:avLst/>
                    </a:prstGeom>
                  </pic:spPr>
                </pic:pic>
              </a:graphicData>
            </a:graphic>
          </wp:inline>
        </w:drawing>
      </w:r>
    </w:p>
    <w:p w14:paraId="319D3AD9" w14:textId="6EBED644" w:rsidR="000C5DE2" w:rsidRPr="00E11F25" w:rsidRDefault="000C5DE2" w:rsidP="00D449F5">
      <w:pPr>
        <w:ind w:firstLine="720"/>
        <w:rPr>
          <w:sz w:val="20"/>
          <w:szCs w:val="20"/>
        </w:rPr>
      </w:pPr>
      <w:r w:rsidRPr="00E11F25">
        <w:rPr>
          <w:b/>
          <w:bCs/>
          <w:sz w:val="20"/>
          <w:szCs w:val="20"/>
        </w:rPr>
        <w:t>Figure3</w:t>
      </w:r>
      <w:r w:rsidRPr="00E11F25">
        <w:rPr>
          <w:sz w:val="20"/>
          <w:szCs w:val="20"/>
        </w:rPr>
        <w:t>. User’s statistics to improve acceptance</w:t>
      </w:r>
      <w:r w:rsidR="003C6197" w:rsidRPr="00E11F25">
        <w:rPr>
          <w:sz w:val="20"/>
          <w:szCs w:val="20"/>
        </w:rPr>
        <w:t xml:space="preserve"> through transparent explanations</w:t>
      </w:r>
      <w:r w:rsidRPr="00E11F25">
        <w:rPr>
          <w:sz w:val="20"/>
          <w:szCs w:val="20"/>
        </w:rPr>
        <w:t xml:space="preserve">, showing </w:t>
      </w:r>
      <w:r w:rsidR="00472DDF" w:rsidRPr="00E11F25">
        <w:rPr>
          <w:sz w:val="20"/>
          <w:szCs w:val="20"/>
        </w:rPr>
        <w:t xml:space="preserve">the last movies recommended </w:t>
      </w:r>
      <w:r w:rsidRPr="00E11F25">
        <w:rPr>
          <w:sz w:val="20"/>
          <w:szCs w:val="20"/>
        </w:rPr>
        <w:t>based on</w:t>
      </w:r>
      <w:r w:rsidR="00472DDF" w:rsidRPr="00E11F25">
        <w:rPr>
          <w:sz w:val="20"/>
          <w:szCs w:val="20"/>
        </w:rPr>
        <w:t xml:space="preserve"> these statistics</w:t>
      </w:r>
      <w:r w:rsidRPr="00E11F25">
        <w:rPr>
          <w:sz w:val="20"/>
          <w:szCs w:val="20"/>
        </w:rPr>
        <w:t xml:space="preserve">. </w:t>
      </w:r>
    </w:p>
    <w:p w14:paraId="3D2C03F8" w14:textId="45F78519" w:rsidR="00D449F5" w:rsidRDefault="00D449F5" w:rsidP="00D449F5">
      <w:pPr>
        <w:ind w:firstLine="720"/>
      </w:pPr>
      <w:r w:rsidRPr="00754FCA">
        <w:rPr>
          <w:b/>
          <w:bCs/>
        </w:rPr>
        <w:lastRenderedPageBreak/>
        <w:t>Transparency</w:t>
      </w:r>
      <w:r>
        <w:t xml:space="preserve"> and </w:t>
      </w:r>
      <w:r w:rsidRPr="00754FCA">
        <w:rPr>
          <w:b/>
          <w:bCs/>
        </w:rPr>
        <w:t>justif</w:t>
      </w:r>
      <w:ins w:id="49" w:author="Walcher, L.T. (Lena)" w:date="2021-03-27T18:04:00Z">
        <w:r w:rsidR="006B75FE">
          <w:rPr>
            <w:b/>
            <w:bCs/>
          </w:rPr>
          <w:t>ication</w:t>
        </w:r>
      </w:ins>
      <w:del w:id="50" w:author="Walcher, L.T. (Lena)" w:date="2021-03-27T18:04:00Z">
        <w:r w:rsidRPr="00754FCA" w:rsidDel="006B75FE">
          <w:rPr>
            <w:b/>
            <w:bCs/>
          </w:rPr>
          <w:delText>y</w:delText>
        </w:r>
      </w:del>
      <w:r>
        <w:rPr>
          <w:i/>
          <w:iCs/>
        </w:rPr>
        <w:t xml:space="preserve"> </w:t>
      </w:r>
      <w:r w:rsidR="003C6197">
        <w:rPr>
          <w:i/>
          <w:iCs/>
        </w:rPr>
        <w:t>(</w:t>
      </w:r>
      <w:r w:rsidR="003C6197" w:rsidRPr="003C6197">
        <w:t>see figure 3, 4 and 5</w:t>
      </w:r>
      <w:r w:rsidR="003C6197">
        <w:rPr>
          <w:i/>
          <w:iCs/>
        </w:rPr>
        <w:t xml:space="preserve">) </w:t>
      </w:r>
      <w:r>
        <w:t>were assessed</w:t>
      </w:r>
      <w:del w:id="51" w:author="Walcher, L.T. (Lena)" w:date="2021-03-27T18:04:00Z">
        <w:r w:rsidDel="006B75FE">
          <w:delText xml:space="preserve"> bu</w:delText>
        </w:r>
      </w:del>
      <w:del w:id="52" w:author="Walcher, L.T. (Lena)" w:date="2021-03-27T18:05:00Z">
        <w:r w:rsidDel="006B75FE">
          <w:delText>t</w:delText>
        </w:r>
      </w:del>
      <w:r>
        <w:t xml:space="preserve"> in an indirect way</w:t>
      </w:r>
      <w:del w:id="53" w:author="Walcher, L.T. (Lena)" w:date="2021-03-27T18:05:00Z">
        <w:r w:rsidDel="006B75FE">
          <w:delText>,</w:delText>
        </w:r>
      </w:del>
      <w:r>
        <w:t xml:space="preserve"> </w:t>
      </w:r>
      <w:del w:id="54" w:author="Walcher, L.T. (Lena)" w:date="2021-03-27T18:05:00Z">
        <w:r w:rsidDel="006B75FE">
          <w:delText xml:space="preserve">with </w:delText>
        </w:r>
      </w:del>
      <w:ins w:id="55" w:author="Walcher, L.T. (Lena)" w:date="2021-03-27T18:05:00Z">
        <w:r w:rsidR="006B75FE">
          <w:t xml:space="preserve">by adding </w:t>
        </w:r>
      </w:ins>
      <w:r>
        <w:t xml:space="preserve">text showing </w:t>
      </w:r>
      <w:del w:id="56" w:author="Walcher, L.T. (Lena)" w:date="2021-03-27T18:05:00Z">
        <w:r w:rsidDel="006B75FE">
          <w:delText xml:space="preserve">to </w:delText>
        </w:r>
      </w:del>
      <w:r>
        <w:t xml:space="preserve">the user  how the recommender was provided (i.e. based on movie you had watched or because of similar users watched), but not with high level detail (i.e what are the main similarities between users/movies). </w:t>
      </w:r>
      <w:r w:rsidRPr="00754FCA">
        <w:rPr>
          <w:b/>
          <w:bCs/>
        </w:rPr>
        <w:t>Cold start</w:t>
      </w:r>
      <w:r>
        <w:t xml:space="preserve"> problem was </w:t>
      </w:r>
      <w:del w:id="57" w:author="Walcher, L.T. (Lena)" w:date="2021-03-27T18:05:00Z">
        <w:r w:rsidDel="006B75FE">
          <w:delText xml:space="preserve">answered </w:delText>
        </w:r>
      </w:del>
      <w:ins w:id="58" w:author="Walcher, L.T. (Lena)" w:date="2021-03-27T18:05:00Z">
        <w:r w:rsidR="006B75FE">
          <w:t>addressed</w:t>
        </w:r>
        <w:r w:rsidR="006B75FE">
          <w:t xml:space="preserve"> </w:t>
        </w:r>
      </w:ins>
      <w:r>
        <w:t xml:space="preserve">in </w:t>
      </w:r>
      <w:del w:id="59" w:author="Walcher, L.T. (Lena)" w:date="2021-03-27T18:05:00Z">
        <w:r w:rsidDel="006B75FE">
          <w:delText xml:space="preserve">a </w:delText>
        </w:r>
      </w:del>
      <w:ins w:id="60" w:author="Walcher, L.T. (Lena)" w:date="2021-03-27T18:05:00Z">
        <w:r w:rsidR="006B75FE">
          <w:t xml:space="preserve">the </w:t>
        </w:r>
      </w:ins>
      <w:r>
        <w:t xml:space="preserve">login </w:t>
      </w:r>
      <w:ins w:id="61" w:author="Walcher, L.T. (Lena)" w:date="2021-03-27T18:05:00Z">
        <w:r w:rsidR="006B75FE">
          <w:t>process</w:t>
        </w:r>
      </w:ins>
      <w:ins w:id="62" w:author="Walcher, L.T. (Lena)" w:date="2021-03-27T18:06:00Z">
        <w:r w:rsidR="006B75FE">
          <w:t xml:space="preserve"> by letting the</w:t>
        </w:r>
      </w:ins>
      <w:del w:id="63" w:author="Walcher, L.T. (Lena)" w:date="2021-03-27T18:05:00Z">
        <w:r w:rsidDel="006B75FE">
          <w:delText>step</w:delText>
        </w:r>
      </w:del>
      <w:del w:id="64" w:author="Walcher, L.T. (Lena)" w:date="2021-03-27T18:06:00Z">
        <w:r w:rsidDel="006B75FE">
          <w:delText xml:space="preserve"> with a</w:delText>
        </w:r>
      </w:del>
      <w:r>
        <w:t xml:space="preserve"> user choos</w:t>
      </w:r>
      <w:ins w:id="65" w:author="Walcher, L.T. (Lena)" w:date="2021-03-27T18:06:00Z">
        <w:r w:rsidR="006B75FE">
          <w:t>e</w:t>
        </w:r>
      </w:ins>
      <w:del w:id="66" w:author="Walcher, L.T. (Lena)" w:date="2021-03-27T18:06:00Z">
        <w:r w:rsidDel="006B75FE">
          <w:delText>ing</w:delText>
        </w:r>
      </w:del>
      <w:r>
        <w:t xml:space="preserve"> 3 preferred genres</w:t>
      </w:r>
      <w:r w:rsidR="003C6197">
        <w:t xml:space="preserve"> (see figure2)</w:t>
      </w:r>
      <w:r>
        <w:t xml:space="preserve">, but as our system is static no approach to a new movies was assessed. </w:t>
      </w:r>
    </w:p>
    <w:p w14:paraId="70314897" w14:textId="23AFF94B" w:rsidR="003A11C7" w:rsidRDefault="003A11C7" w:rsidP="00D449F5">
      <w:pPr>
        <w:ind w:firstLine="720"/>
      </w:pPr>
      <w:r>
        <w:rPr>
          <w:noProof/>
        </w:rPr>
        <w:drawing>
          <wp:inline distT="0" distB="0" distL="0" distR="0" wp14:anchorId="21884AC3" wp14:editId="6771905F">
            <wp:extent cx="3479800" cy="1884892"/>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8455" cy="1905830"/>
                    </a:xfrm>
                    <a:prstGeom prst="rect">
                      <a:avLst/>
                    </a:prstGeom>
                  </pic:spPr>
                </pic:pic>
              </a:graphicData>
            </a:graphic>
          </wp:inline>
        </w:drawing>
      </w:r>
    </w:p>
    <w:p w14:paraId="4390BCB9" w14:textId="3D4B0C37" w:rsidR="003A11C7" w:rsidRPr="00E11F25" w:rsidRDefault="002944C9" w:rsidP="00D449F5">
      <w:pPr>
        <w:ind w:firstLine="720"/>
        <w:rPr>
          <w:sz w:val="20"/>
          <w:szCs w:val="20"/>
        </w:rPr>
      </w:pPr>
      <w:r w:rsidRPr="00E11F25">
        <w:rPr>
          <w:b/>
          <w:bCs/>
          <w:sz w:val="20"/>
          <w:szCs w:val="20"/>
        </w:rPr>
        <w:t>Figure</w:t>
      </w:r>
      <w:r w:rsidR="000C5DE2" w:rsidRPr="00E11F25">
        <w:rPr>
          <w:b/>
          <w:bCs/>
          <w:sz w:val="20"/>
          <w:szCs w:val="20"/>
        </w:rPr>
        <w:t>4</w:t>
      </w:r>
      <w:r w:rsidR="003A11C7" w:rsidRPr="00E11F25">
        <w:rPr>
          <w:sz w:val="20"/>
          <w:szCs w:val="20"/>
        </w:rPr>
        <w:t xml:space="preserve">. Example of </w:t>
      </w:r>
      <w:r w:rsidR="00625C46" w:rsidRPr="00E11F25">
        <w:rPr>
          <w:sz w:val="20"/>
          <w:szCs w:val="20"/>
        </w:rPr>
        <w:t>popup message to increase transparency and acceptance from the user.</w:t>
      </w:r>
    </w:p>
    <w:p w14:paraId="327D2387" w14:textId="55873549" w:rsidR="006305DB" w:rsidRDefault="006305DB" w:rsidP="00D449F5">
      <w:pPr>
        <w:ind w:firstLine="720"/>
      </w:pPr>
      <w:r>
        <w:rPr>
          <w:noProof/>
        </w:rPr>
        <w:drawing>
          <wp:inline distT="0" distB="0" distL="0" distR="0" wp14:anchorId="09C25A01" wp14:editId="7FCDD10A">
            <wp:extent cx="2967567" cy="296090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1007" cy="3024206"/>
                    </a:xfrm>
                    <a:prstGeom prst="rect">
                      <a:avLst/>
                    </a:prstGeom>
                  </pic:spPr>
                </pic:pic>
              </a:graphicData>
            </a:graphic>
          </wp:inline>
        </w:drawing>
      </w:r>
    </w:p>
    <w:p w14:paraId="757936F7" w14:textId="02017887" w:rsidR="006305DB" w:rsidRPr="00E11F25" w:rsidRDefault="006305DB" w:rsidP="00D449F5">
      <w:pPr>
        <w:ind w:firstLine="720"/>
        <w:rPr>
          <w:sz w:val="20"/>
          <w:szCs w:val="20"/>
        </w:rPr>
      </w:pPr>
      <w:r w:rsidRPr="00E11F25">
        <w:rPr>
          <w:b/>
          <w:bCs/>
          <w:sz w:val="20"/>
          <w:szCs w:val="20"/>
        </w:rPr>
        <w:t>Figure</w:t>
      </w:r>
      <w:r w:rsidR="000C5DE2" w:rsidRPr="00E11F25">
        <w:rPr>
          <w:b/>
          <w:bCs/>
          <w:sz w:val="20"/>
          <w:szCs w:val="20"/>
        </w:rPr>
        <w:t>5</w:t>
      </w:r>
      <w:r w:rsidRPr="00E11F25">
        <w:rPr>
          <w:sz w:val="20"/>
          <w:szCs w:val="20"/>
        </w:rPr>
        <w:t>. Another example of transparency, on the policy page describe how the user data is collected.</w:t>
      </w:r>
    </w:p>
    <w:p w14:paraId="5CA12379" w14:textId="5BD67431" w:rsidR="00D449F5" w:rsidRDefault="00D449F5" w:rsidP="00D449F5">
      <w:pPr>
        <w:ind w:firstLine="720"/>
      </w:pPr>
      <w:r w:rsidRPr="00754FCA">
        <w:rPr>
          <w:b/>
          <w:bCs/>
        </w:rPr>
        <w:t>Diversity</w:t>
      </w:r>
      <w:r>
        <w:rPr>
          <w:i/>
          <w:iCs/>
        </w:rPr>
        <w:t xml:space="preserve">, </w:t>
      </w:r>
      <w:r>
        <w:t>was assessed allowing user receive random recommendations that he never watched</w:t>
      </w:r>
      <w:r w:rsidR="003C6197">
        <w:t xml:space="preserve"> </w:t>
      </w:r>
      <w:ins w:id="67" w:author="Walcher, L.T. (Lena)" w:date="2021-03-27T18:06:00Z">
        <w:r w:rsidR="00FA25CC">
          <w:t>before</w:t>
        </w:r>
      </w:ins>
      <w:r w:rsidR="003C6197">
        <w:t>(see figure 6)</w:t>
      </w:r>
      <w:ins w:id="68" w:author="Walcher, L.T. (Lena)" w:date="2021-03-27T18:07:00Z">
        <w:r w:rsidR="00FA25CC">
          <w:t>. This could be</w:t>
        </w:r>
      </w:ins>
      <w:del w:id="69" w:author="Walcher, L.T. (Lena)" w:date="2021-03-27T18:07:00Z">
        <w:r w:rsidDel="00FA25CC">
          <w:delText>, it can be</w:delText>
        </w:r>
      </w:del>
      <w:r>
        <w:t xml:space="preserve"> a new genre or a new movie</w:t>
      </w:r>
      <w:r w:rsidR="003C6197">
        <w:t xml:space="preserve"> unrelated to any similarity with movies or users</w:t>
      </w:r>
      <w:r>
        <w:t xml:space="preserve">. In the login screen the user can chose if </w:t>
      </w:r>
      <w:del w:id="70" w:author="Walcher, L.T. (Lena)" w:date="2021-03-27T18:07:00Z">
        <w:r w:rsidDel="00FA25CC">
          <w:delText>they value most his</w:delText>
        </w:r>
      </w:del>
      <w:ins w:id="71" w:author="Walcher, L.T. (Lena)" w:date="2021-03-27T18:07:00Z">
        <w:r w:rsidR="00FA25CC">
          <w:t xml:space="preserve">the </w:t>
        </w:r>
      </w:ins>
      <w:r>
        <w:t xml:space="preserve"> previous experiences</w:t>
      </w:r>
      <w:ins w:id="72" w:author="Walcher, L.T. (Lena)" w:date="2021-03-27T18:07:00Z">
        <w:r w:rsidR="00FA25CC">
          <w:t xml:space="preserve"> are valued more than</w:t>
        </w:r>
      </w:ins>
      <w:del w:id="73" w:author="Walcher, L.T. (Lena)" w:date="2021-03-27T18:07:00Z">
        <w:r w:rsidDel="00FA25CC">
          <w:delText xml:space="preserve"> compare to</w:delText>
        </w:r>
      </w:del>
      <w:r>
        <w:t xml:space="preserve"> other</w:t>
      </w:r>
      <w:ins w:id="74" w:author="Walcher, L.T. (Lena)" w:date="2021-03-27T18:07:00Z">
        <w:r w:rsidR="00FA25CC">
          <w:t xml:space="preserve"> users experience </w:t>
        </w:r>
      </w:ins>
      <w:del w:id="75" w:author="Walcher, L.T. (Lena)" w:date="2021-03-27T18:07:00Z">
        <w:r w:rsidDel="00FA25CC">
          <w:delText xml:space="preserve">s </w:delText>
        </w:r>
      </w:del>
      <w:r>
        <w:t xml:space="preserve">and if </w:t>
      </w:r>
      <w:del w:id="76" w:author="Walcher, L.T. (Lena)" w:date="2021-03-27T18:08:00Z">
        <w:r w:rsidDel="00FA25CC">
          <w:delText xml:space="preserve">he likes most </w:delText>
        </w:r>
      </w:del>
      <w:r>
        <w:t xml:space="preserve">new content </w:t>
      </w:r>
      <w:ins w:id="77" w:author="Walcher, L.T. (Lena)" w:date="2021-03-27T18:08:00Z">
        <w:r w:rsidR="00FA25CC">
          <w:t xml:space="preserve">is preferred over </w:t>
        </w:r>
      </w:ins>
      <w:del w:id="78" w:author="Walcher, L.T. (Lena)" w:date="2021-03-27T18:08:00Z">
        <w:r w:rsidDel="00FA25CC">
          <w:delText xml:space="preserve">or </w:delText>
        </w:r>
      </w:del>
      <w:r>
        <w:t>liked content (i.e similar that what he has watched)</w:t>
      </w:r>
      <w:r w:rsidR="003C6197">
        <w:t xml:space="preserve"> (see figure2).</w:t>
      </w:r>
    </w:p>
    <w:p w14:paraId="25AB6237" w14:textId="506CA491" w:rsidR="00472DDF" w:rsidRDefault="00472DDF" w:rsidP="00D449F5">
      <w:pPr>
        <w:ind w:firstLine="720"/>
      </w:pPr>
    </w:p>
    <w:p w14:paraId="7E5C2894" w14:textId="65BA811D" w:rsidR="00625C46" w:rsidRDefault="00625C46" w:rsidP="00D449F5">
      <w:pPr>
        <w:ind w:firstLine="720"/>
        <w:rPr>
          <w:noProof/>
        </w:rPr>
      </w:pPr>
      <w:r>
        <w:rPr>
          <w:noProof/>
        </w:rPr>
        <w:lastRenderedPageBreak/>
        <w:drawing>
          <wp:inline distT="0" distB="0" distL="0" distR="0" wp14:anchorId="585AD301" wp14:editId="53C8C867">
            <wp:extent cx="2903220" cy="288771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522" cy="2910889"/>
                    </a:xfrm>
                    <a:prstGeom prst="rect">
                      <a:avLst/>
                    </a:prstGeom>
                  </pic:spPr>
                </pic:pic>
              </a:graphicData>
            </a:graphic>
          </wp:inline>
        </w:drawing>
      </w:r>
      <w:r w:rsidR="00E11F25">
        <w:rPr>
          <w:noProof/>
        </w:rPr>
        <w:drawing>
          <wp:inline distT="0" distB="0" distL="0" distR="0" wp14:anchorId="741A3AFA" wp14:editId="5E0ADD24">
            <wp:extent cx="2324100" cy="704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24100" cy="704215"/>
                    </a:xfrm>
                    <a:prstGeom prst="rect">
                      <a:avLst/>
                    </a:prstGeom>
                  </pic:spPr>
                </pic:pic>
              </a:graphicData>
            </a:graphic>
          </wp:inline>
        </w:drawing>
      </w:r>
    </w:p>
    <w:p w14:paraId="76C23543" w14:textId="36CEB106" w:rsidR="00472DDF" w:rsidRPr="00E11F25" w:rsidRDefault="00625C46" w:rsidP="00D449F5">
      <w:pPr>
        <w:ind w:firstLine="720"/>
        <w:rPr>
          <w:sz w:val="20"/>
          <w:szCs w:val="20"/>
        </w:rPr>
      </w:pPr>
      <w:r w:rsidRPr="00E11F25">
        <w:rPr>
          <w:b/>
          <w:bCs/>
          <w:noProof/>
          <w:sz w:val="20"/>
          <w:szCs w:val="20"/>
        </w:rPr>
        <w:t>Figure</w:t>
      </w:r>
      <w:r w:rsidR="000C5DE2" w:rsidRPr="00E11F25">
        <w:rPr>
          <w:b/>
          <w:bCs/>
          <w:noProof/>
          <w:sz w:val="20"/>
          <w:szCs w:val="20"/>
        </w:rPr>
        <w:t>6</w:t>
      </w:r>
      <w:r w:rsidRPr="00E11F25">
        <w:rPr>
          <w:noProof/>
          <w:sz w:val="20"/>
          <w:szCs w:val="20"/>
        </w:rPr>
        <w:t xml:space="preserve">. Example of implementation of diversity, based on genres never watched by a user, and a </w:t>
      </w:r>
      <w:r w:rsidR="000C5DE2" w:rsidRPr="00E11F25">
        <w:rPr>
          <w:noProof/>
          <w:sz w:val="20"/>
          <w:szCs w:val="20"/>
        </w:rPr>
        <w:t>print</w:t>
      </w:r>
      <w:r w:rsidRPr="00E11F25">
        <w:rPr>
          <w:noProof/>
          <w:sz w:val="20"/>
          <w:szCs w:val="20"/>
        </w:rPr>
        <w:t xml:space="preserve"> of</w:t>
      </w:r>
      <w:r w:rsidR="000C5DE2" w:rsidRPr="00E11F25">
        <w:rPr>
          <w:noProof/>
          <w:sz w:val="20"/>
          <w:szCs w:val="20"/>
        </w:rPr>
        <w:t xml:space="preserve"> the</w:t>
      </w:r>
      <w:r w:rsidRPr="00E11F25">
        <w:rPr>
          <w:noProof/>
          <w:sz w:val="20"/>
          <w:szCs w:val="20"/>
        </w:rPr>
        <w:t xml:space="preserve"> interface part of </w:t>
      </w:r>
      <w:ins w:id="79" w:author="Walcher, L.T. (Lena)" w:date="2021-03-27T18:08:00Z">
        <w:r w:rsidR="00FA25CC">
          <w:rPr>
            <w:noProof/>
            <w:sz w:val="20"/>
            <w:szCs w:val="20"/>
          </w:rPr>
          <w:t xml:space="preserve">the </w:t>
        </w:r>
      </w:ins>
      <w:r w:rsidRPr="00E11F25">
        <w:rPr>
          <w:noProof/>
          <w:sz w:val="20"/>
          <w:szCs w:val="20"/>
        </w:rPr>
        <w:t xml:space="preserve">“Lucky wheel”. </w:t>
      </w:r>
      <w:r w:rsidR="003C6197" w:rsidRPr="00E11F25">
        <w:rPr>
          <w:noProof/>
          <w:sz w:val="20"/>
          <w:szCs w:val="20"/>
        </w:rPr>
        <w:t>The prediction score was based on SVD</w:t>
      </w:r>
      <w:ins w:id="80" w:author="Walcher, L.T. (Lena)" w:date="2021-03-27T18:08:00Z">
        <w:r w:rsidR="00FA25CC">
          <w:rPr>
            <w:noProof/>
            <w:sz w:val="20"/>
            <w:szCs w:val="20"/>
          </w:rPr>
          <w:t xml:space="preserve"> </w:t>
        </w:r>
      </w:ins>
      <w:r w:rsidR="003C6197" w:rsidRPr="00E11F25">
        <w:rPr>
          <w:noProof/>
          <w:sz w:val="20"/>
          <w:szCs w:val="20"/>
        </w:rPr>
        <w:t>(Single Value Decomposition).</w:t>
      </w:r>
    </w:p>
    <w:p w14:paraId="4A1A74A1" w14:textId="5DA6CFAD" w:rsidR="00472DDF" w:rsidRPr="00ED3246" w:rsidRDefault="00472DDF" w:rsidP="00472DDF">
      <w:pPr>
        <w:ind w:firstLine="720"/>
      </w:pPr>
      <w:r>
        <w:t xml:space="preserve">The goal of the recommender is </w:t>
      </w:r>
      <w:ins w:id="81" w:author="Walcher, L.T. (Lena)" w:date="2021-03-27T18:08:00Z">
        <w:r w:rsidR="00FA25CC">
          <w:t xml:space="preserve">to </w:t>
        </w:r>
      </w:ins>
      <w:r>
        <w:t xml:space="preserve">increase </w:t>
      </w:r>
      <w:ins w:id="82" w:author="Walcher, L.T. (Lena)" w:date="2021-03-27T18:08:00Z">
        <w:r w:rsidR="00FA25CC">
          <w:t xml:space="preserve">the </w:t>
        </w:r>
      </w:ins>
      <w:r>
        <w:t xml:space="preserve">audience metrics. </w:t>
      </w:r>
      <w:r w:rsidRPr="00CA1EE5">
        <w:t xml:space="preserve">Crafting content that connects with its preferred audience requires </w:t>
      </w:r>
      <w:ins w:id="83" w:author="Walcher, L.T. (Lena)" w:date="2021-03-27T18:08:00Z">
        <w:r w:rsidR="00FA25CC">
          <w:t xml:space="preserve">an </w:t>
        </w:r>
      </w:ins>
      <w:r w:rsidRPr="00CA1EE5">
        <w:t xml:space="preserve">understanding </w:t>
      </w:r>
      <w:ins w:id="84" w:author="Walcher, L.T. (Lena)" w:date="2021-03-27T18:09:00Z">
        <w:r w:rsidR="00FA25CC">
          <w:t xml:space="preserve">of the </w:t>
        </w:r>
      </w:ins>
      <w:r w:rsidRPr="00CA1EE5">
        <w:t xml:space="preserve">audience objectives </w:t>
      </w:r>
      <w:del w:id="85" w:author="Walcher, L.T. (Lena)" w:date="2021-03-27T18:09:00Z">
        <w:r w:rsidRPr="00CA1EE5" w:rsidDel="00FA25CC">
          <w:delText xml:space="preserve">and </w:delText>
        </w:r>
      </w:del>
      <w:ins w:id="86" w:author="Walcher, L.T. (Lena)" w:date="2021-03-27T18:09:00Z">
        <w:r w:rsidR="00FA25CC">
          <w:t>as well as</w:t>
        </w:r>
        <w:r w:rsidR="00FA25CC" w:rsidRPr="00CA1EE5">
          <w:t xml:space="preserve"> </w:t>
        </w:r>
      </w:ins>
      <w:r w:rsidRPr="00CA1EE5">
        <w:t>how these objectives match enterprise goals. Starting by aligning with your audience personas, use trend data to trace the lifecycle of a customer and their content needs.</w:t>
      </w:r>
      <w:r>
        <w:t xml:space="preserve"> </w:t>
      </w:r>
    </w:p>
    <w:p w14:paraId="4387C196" w14:textId="77777777" w:rsidR="00472DDF" w:rsidRDefault="00472DDF" w:rsidP="00D449F5">
      <w:pPr>
        <w:pStyle w:val="Heading2"/>
        <w:ind w:firstLine="720"/>
      </w:pPr>
    </w:p>
    <w:p w14:paraId="7A5583F4" w14:textId="779FAB9E" w:rsidR="00D449F5" w:rsidRDefault="00B70BB7" w:rsidP="00D449F5">
      <w:pPr>
        <w:pStyle w:val="Heading2"/>
        <w:ind w:firstLine="720"/>
      </w:pPr>
      <w:r w:rsidRPr="00B70BB7">
        <w:t xml:space="preserve">3.2 </w:t>
      </w:r>
      <w:r w:rsidR="00ED3246" w:rsidRPr="00B70BB7">
        <w:t>Metrics</w:t>
      </w:r>
    </w:p>
    <w:p w14:paraId="627F5F03" w14:textId="691CB9A6" w:rsidR="00ED3246" w:rsidRDefault="00ED3246" w:rsidP="00C72B81">
      <w:r>
        <w:tab/>
        <w:t>On the other side of the interface there is a company that need</w:t>
      </w:r>
      <w:ins w:id="87" w:author="Walcher, L.T. (Lena)" w:date="2021-03-27T18:09:00Z">
        <w:r w:rsidR="00FA25CC">
          <w:t>s</w:t>
        </w:r>
      </w:ins>
      <w:r>
        <w:t xml:space="preserve"> some metrics to measure the success of the recommender</w:t>
      </w:r>
      <w:del w:id="88" w:author="Walcher, L.T. (Lena)" w:date="2021-03-27T18:09:00Z">
        <w:r w:rsidDel="00FA25CC">
          <w:delText>,</w:delText>
        </w:r>
      </w:del>
      <w:r>
        <w:t xml:space="preserve"> not only based on users perspective but</w:t>
      </w:r>
      <w:ins w:id="89" w:author="Walcher, L.T. (Lena)" w:date="2021-03-27T18:10:00Z">
        <w:r w:rsidR="00FA25CC">
          <w:t xml:space="preserve"> also from a</w:t>
        </w:r>
      </w:ins>
      <w:del w:id="90" w:author="Walcher, L.T. (Lena)" w:date="2021-03-27T18:10:00Z">
        <w:r w:rsidDel="00FA25CC">
          <w:delText xml:space="preserve"> in</w:delText>
        </w:r>
      </w:del>
      <w:r>
        <w:t xml:space="preserve"> business </w:t>
      </w:r>
      <w:del w:id="91" w:author="Walcher, L.T. (Lena)" w:date="2021-03-27T18:10:00Z">
        <w:r w:rsidDel="00FA25CC">
          <w:delText>as well</w:delText>
        </w:r>
      </w:del>
      <w:ins w:id="92" w:author="Walcher, L.T. (Lena)" w:date="2021-03-27T18:10:00Z">
        <w:r w:rsidR="00FA25CC">
          <w:t>standpoint</w:t>
        </w:r>
      </w:ins>
      <w:r>
        <w:t xml:space="preserve">. For example, </w:t>
      </w:r>
      <w:r w:rsidRPr="00ED3246">
        <w:rPr>
          <w:b/>
          <w:bCs/>
        </w:rPr>
        <w:t>users</w:t>
      </w:r>
      <w:r>
        <w:t xml:space="preserve"> </w:t>
      </w:r>
      <w:r w:rsidRPr="00ED3246">
        <w:rPr>
          <w:b/>
          <w:bCs/>
        </w:rPr>
        <w:t>metrics</w:t>
      </w:r>
      <w:r>
        <w:t xml:space="preserve">: diversity, engagement and satisfaction. </w:t>
      </w:r>
    </w:p>
    <w:p w14:paraId="33093A85" w14:textId="5AB51DF9" w:rsidR="00D355FD" w:rsidRDefault="00D355FD" w:rsidP="00C72B81">
      <w:r>
        <w:tab/>
        <w:t xml:space="preserve">So to address </w:t>
      </w:r>
      <w:r w:rsidRPr="00D355FD">
        <w:rPr>
          <w:b/>
          <w:bCs/>
        </w:rPr>
        <w:t>users values</w:t>
      </w:r>
      <w:r>
        <w:t xml:space="preserve"> the metrics would be, % of </w:t>
      </w:r>
      <w:r w:rsidR="00D52D11">
        <w:t xml:space="preserve">filters </w:t>
      </w:r>
      <w:r>
        <w:t xml:space="preserve">selection (i.e genres, tags, friends) this will </w:t>
      </w:r>
      <w:r w:rsidR="00D52D11">
        <w:t>measure</w:t>
      </w:r>
      <w:r>
        <w:t xml:space="preserve">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can be measure</w:t>
      </w:r>
      <w:ins w:id="93" w:author="Walcher, L.T. (Lena)" w:date="2021-03-27T18:10:00Z">
        <w:r w:rsidR="00FA25CC">
          <w:t>d</w:t>
        </w:r>
      </w:ins>
      <w:del w:id="94" w:author="Walcher, L.T. (Lena)" w:date="2021-03-27T18:10:00Z">
        <w:r w:rsidRPr="00D355FD" w:rsidDel="00FA25CC">
          <w:delText xml:space="preserve"> with</w:delText>
        </w:r>
      </w:del>
      <w:ins w:id="95" w:author="Walcher, L.T. (Lena)" w:date="2021-03-27T18:10:00Z">
        <w:r w:rsidR="00FA25CC">
          <w:t xml:space="preserve"> by</w:t>
        </w:r>
      </w:ins>
      <w:r w:rsidRPr="00D355FD">
        <w:t xml:space="preserve"> </w:t>
      </w:r>
      <w:del w:id="96" w:author="Walcher, L.T. (Lena)" w:date="2021-03-27T18:10:00Z">
        <w:r w:rsidRPr="00D355FD" w:rsidDel="00FA25CC">
          <w:delText>how many</w:delText>
        </w:r>
      </w:del>
      <w:ins w:id="97" w:author="Walcher, L.T. (Lena)" w:date="2021-03-27T18:10:00Z">
        <w:r w:rsidR="00FA25CC">
          <w:t>what percentage o</w:t>
        </w:r>
      </w:ins>
      <w:ins w:id="98" w:author="Walcher, L.T. (Lena)" w:date="2021-03-27T18:11:00Z">
        <w:r w:rsidR="00FA25CC">
          <w:t xml:space="preserve">f </w:t>
        </w:r>
      </w:ins>
      <w:del w:id="99" w:author="Walcher, L.T. (Lena)" w:date="2021-03-27T18:11:00Z">
        <w:r w:rsidRPr="00D355FD" w:rsidDel="00FA25CC">
          <w:delText xml:space="preserve"> %</w:delText>
        </w:r>
      </w:del>
      <w:r w:rsidRPr="00D355FD">
        <w:t xml:space="preserve">random chances the user </w:t>
      </w:r>
      <w:r>
        <w:t xml:space="preserve">is </w:t>
      </w:r>
      <w:r w:rsidRPr="00D355FD">
        <w:t>try</w:t>
      </w:r>
      <w:r>
        <w:t xml:space="preserve">ing </w:t>
      </w:r>
      <w:ins w:id="100" w:author="Walcher, L.T. (Lena)" w:date="2021-03-27T18:11:00Z">
        <w:r w:rsidR="00FA25CC">
          <w:t>on</w:t>
        </w:r>
      </w:ins>
      <w:del w:id="101" w:author="Walcher, L.T. (Lena)" w:date="2021-03-27T18:11:00Z">
        <w:r w:rsidDel="00FA25CC">
          <w:delText>in</w:delText>
        </w:r>
      </w:del>
      <w:r>
        <w:t xml:space="preserve"> the </w:t>
      </w:r>
      <w:r w:rsidRPr="00D355FD">
        <w:t>lucky wheel</w:t>
      </w:r>
      <w:r>
        <w:t xml:space="preserve">. </w:t>
      </w:r>
      <w:r w:rsidRPr="00D355FD">
        <w:rPr>
          <w:b/>
          <w:bCs/>
        </w:rPr>
        <w:t>Engagement</w:t>
      </w:r>
      <w:r>
        <w:t>, can</w:t>
      </w:r>
      <w:ins w:id="102" w:author="Walcher, L.T. (Lena)" w:date="2021-03-27T18:11:00Z">
        <w:r w:rsidR="00FA25CC">
          <w:t xml:space="preserve"> be</w:t>
        </w:r>
      </w:ins>
      <w:r>
        <w:t xml:space="preserve"> measure</w:t>
      </w:r>
      <w:ins w:id="103" w:author="Walcher, L.T. (Lena)" w:date="2021-03-27T18:11:00Z">
        <w:r w:rsidR="00FA25CC">
          <w:t>d</w:t>
        </w:r>
      </w:ins>
      <w:r>
        <w:t xml:space="preserve"> by </w:t>
      </w:r>
      <w:del w:id="104" w:author="Walcher, L.T. (Lena)" w:date="2021-03-27T18:11:00Z">
        <w:r w:rsidDel="00FA25CC">
          <w:delText xml:space="preserve">how </w:delText>
        </w:r>
      </w:del>
      <w:ins w:id="105" w:author="Walcher, L.T. (Lena)" w:date="2021-03-27T18:11:00Z">
        <w:r w:rsidR="00FA25CC">
          <w:t xml:space="preserve">tracking the </w:t>
        </w:r>
      </w:ins>
      <w:del w:id="106" w:author="Walcher, L.T. (Lena)" w:date="2021-03-27T18:11:00Z">
        <w:r w:rsidR="00D52D11" w:rsidDel="00FA25CC">
          <w:delText>many</w:delText>
        </w:r>
        <w:r w:rsidDel="00FA25CC">
          <w:delText xml:space="preserve"> </w:delText>
        </w:r>
      </w:del>
      <w:r>
        <w:t xml:space="preserve">suggestion to friends </w:t>
      </w:r>
      <w:del w:id="107" w:author="Walcher, L.T. (Lena)" w:date="2021-03-27T18:11:00Z">
        <w:r w:rsidDel="00FA25CC">
          <w:delText>a user made</w:delText>
        </w:r>
      </w:del>
      <w:ins w:id="108" w:author="Walcher, L.T. (Lena)" w:date="2021-03-27T18:11:00Z">
        <w:r w:rsidR="00FA25CC">
          <w:t>of a user</w:t>
        </w:r>
      </w:ins>
      <w:r>
        <w:t xml:space="preserve">, or how many days/week a user </w:t>
      </w:r>
      <w:del w:id="109" w:author="Walcher, L.T. (Lena)" w:date="2021-03-27T18:11:00Z">
        <w:r w:rsidDel="00FA25CC">
          <w:delText xml:space="preserve">join </w:delText>
        </w:r>
      </w:del>
      <w:ins w:id="110" w:author="Walcher, L.T. (Lena)" w:date="2021-03-27T18:11:00Z">
        <w:r w:rsidR="00FA25CC">
          <w:t>opens</w:t>
        </w:r>
        <w:r w:rsidR="00FA25CC">
          <w:t xml:space="preserve"> </w:t>
        </w:r>
      </w:ins>
      <w:r>
        <w:t xml:space="preserve">the website. </w:t>
      </w:r>
      <w:r w:rsidRPr="00D355FD">
        <w:rPr>
          <w:b/>
          <w:bCs/>
        </w:rPr>
        <w:t>Satisfaction</w:t>
      </w:r>
      <w:r>
        <w:t xml:space="preserve"> can be measure</w:t>
      </w:r>
      <w:ins w:id="111" w:author="Walcher, L.T. (Lena)" w:date="2021-03-27T18:11:00Z">
        <w:r w:rsidR="00FA25CC">
          <w:t>d</w:t>
        </w:r>
      </w:ins>
      <w:r>
        <w:t xml:space="preserve"> by how many positive or negative feedbacks a user </w:t>
      </w:r>
      <w:del w:id="112" w:author="Walcher, L.T. (Lena)" w:date="2021-03-27T18:12:00Z">
        <w:r w:rsidDel="00FA25CC">
          <w:delText>made</w:delText>
        </w:r>
      </w:del>
      <w:ins w:id="113" w:author="Walcher, L.T. (Lena)" w:date="2021-03-27T18:12:00Z">
        <w:r w:rsidR="00FA25CC">
          <w:t>ma</w:t>
        </w:r>
        <w:r w:rsidR="00FA25CC">
          <w:t>kes</w:t>
        </w:r>
      </w:ins>
      <w:r>
        <w:t xml:space="preserve">, or </w:t>
      </w:r>
      <w:ins w:id="114" w:author="Walcher, L.T. (Lena)" w:date="2021-03-27T18:12:00Z">
        <w:r w:rsidR="00FA25CC">
          <w:t xml:space="preserve">the </w:t>
        </w:r>
      </w:ins>
      <w:r>
        <w:t>number of friends invited.</w:t>
      </w:r>
    </w:p>
    <w:p w14:paraId="3916CE59" w14:textId="7A5CBCD1" w:rsidR="00D355FD" w:rsidRDefault="00D355FD" w:rsidP="00C72B81">
      <w:r>
        <w:tab/>
      </w:r>
      <w:r w:rsidRPr="00ED3246">
        <w:rPr>
          <w:b/>
          <w:bCs/>
        </w:rPr>
        <w:t>Business metrics</w:t>
      </w:r>
      <w:r w:rsidR="00D52D11">
        <w:t xml:space="preserve"> can be</w:t>
      </w:r>
      <w:r>
        <w:t xml:space="preserve"> views</w:t>
      </w:r>
      <w:r w:rsidR="00D52D11">
        <w:t xml:space="preserve"> </w:t>
      </w:r>
      <w:ins w:id="115" w:author="Walcher, L.T. (Lena)" w:date="2021-03-27T18:12:00Z">
        <w:r w:rsidR="00FA25CC">
          <w:t xml:space="preserve">per </w:t>
        </w:r>
      </w:ins>
      <w:r w:rsidR="00D52D11">
        <w:t>hour</w:t>
      </w:r>
      <w:del w:id="116" w:author="Walcher, L.T. (Lena)" w:date="2021-03-27T18:12:00Z">
        <w:r w:rsidR="00D52D11" w:rsidDel="00FA25CC">
          <w:delText>s</w:delText>
        </w:r>
      </w:del>
      <w:r>
        <w:t xml:space="preserve">, </w:t>
      </w:r>
      <w:del w:id="117" w:author="Walcher, L.T. (Lena)" w:date="2021-03-27T18:12:00Z">
        <w:r w:rsidDel="00FA25CC">
          <w:delText xml:space="preserve">% </w:delText>
        </w:r>
      </w:del>
      <w:ins w:id="118" w:author="Walcher, L.T. (Lena)" w:date="2021-03-27T18:12:00Z">
        <w:r w:rsidR="00FA25CC">
          <w:t xml:space="preserve">percentage </w:t>
        </w:r>
      </w:ins>
      <w:r>
        <w:t>of correct prediction</w:t>
      </w:r>
      <w:r w:rsidR="00D52D11">
        <w:t xml:space="preserve"> (accuracy)</w:t>
      </w:r>
      <w:r>
        <w:t xml:space="preserve">, coverage (how many genres a user has watched or % long tail movies), number of subscriptions. These metrics </w:t>
      </w:r>
      <w:ins w:id="119" w:author="Walcher, L.T. (Lena)" w:date="2021-03-27T18:12:00Z">
        <w:r w:rsidR="00FA25CC">
          <w:t xml:space="preserve">are </w:t>
        </w:r>
      </w:ins>
      <w:del w:id="120" w:author="Walcher, L.T. (Lena)" w:date="2021-03-27T18:12:00Z">
        <w:r w:rsidDel="00FA25CC">
          <w:delText xml:space="preserve">is </w:delText>
        </w:r>
      </w:del>
      <w:r>
        <w:t xml:space="preserve">not only </w:t>
      </w:r>
      <w:del w:id="121" w:author="Walcher, L.T. (Lena)" w:date="2021-03-27T18:12:00Z">
        <w:r w:rsidDel="00FA25CC">
          <w:delText>for make more money</w:delText>
        </w:r>
      </w:del>
      <w:ins w:id="122" w:author="Walcher, L.T. (Lena)" w:date="2021-03-27T18:12:00Z">
        <w:r w:rsidR="00FA25CC">
          <w:t>focusing on adding value to the business</w:t>
        </w:r>
      </w:ins>
      <w:r>
        <w:t xml:space="preserve">, but they are important to measure </w:t>
      </w:r>
      <w:del w:id="123" w:author="Walcher, L.T. (Lena)" w:date="2021-03-27T18:13:00Z">
        <w:r w:rsidDel="00FA25CC">
          <w:delText>if the</w:delText>
        </w:r>
      </w:del>
      <w:ins w:id="124" w:author="Walcher, L.T. (Lena)" w:date="2021-03-27T18:13:00Z">
        <w:r w:rsidR="00FA25CC">
          <w:t>the</w:t>
        </w:r>
      </w:ins>
      <w:r>
        <w:t xml:space="preserve"> user </w:t>
      </w:r>
      <w:del w:id="125" w:author="Walcher, L.T. (Lena)" w:date="2021-03-27T18:13:00Z">
        <w:r w:rsidDel="00FA25CC">
          <w:delText>has his own metrics/values fulfilled</w:delText>
        </w:r>
      </w:del>
      <w:ins w:id="126" w:author="Walcher, L.T. (Lena)" w:date="2021-03-27T18:13:00Z">
        <w:r w:rsidR="00FA25CC">
          <w:t>satisfaction</w:t>
        </w:r>
      </w:ins>
      <w:del w:id="127" w:author="Walcher, L.T. (Lena)" w:date="2021-03-27T18:13:00Z">
        <w:r w:rsidDel="00FA25CC">
          <w:delText>,</w:delText>
        </w:r>
      </w:del>
      <w:ins w:id="128" w:author="Walcher, L.T. (Lena)" w:date="2021-03-27T18:13:00Z">
        <w:r w:rsidR="00FA25CC">
          <w:t>. For instance</w:t>
        </w:r>
      </w:ins>
      <w:del w:id="129" w:author="Walcher, L.T. (Lena)" w:date="2021-03-27T18:13:00Z">
        <w:r w:rsidDel="00FA25CC">
          <w:delText xml:space="preserve"> like</w:delText>
        </w:r>
      </w:del>
      <w:r>
        <w:t xml:space="preserve"> a user that is increasing his average number of views probably has his values addressed.</w:t>
      </w:r>
    </w:p>
    <w:p w14:paraId="3388AC83" w14:textId="5EDBD673" w:rsidR="00D52D11" w:rsidRDefault="00D52D11" w:rsidP="00C72B81">
      <w:r>
        <w:rPr>
          <w:noProof/>
        </w:rPr>
        <w:lastRenderedPageBreak/>
        <w:drawing>
          <wp:inline distT="0" distB="0" distL="0" distR="0" wp14:anchorId="32BEECA5" wp14:editId="1490783A">
            <wp:extent cx="3739662" cy="1506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4423" cy="1557026"/>
                    </a:xfrm>
                    <a:prstGeom prst="rect">
                      <a:avLst/>
                    </a:prstGeom>
                  </pic:spPr>
                </pic:pic>
              </a:graphicData>
            </a:graphic>
          </wp:inline>
        </w:drawing>
      </w:r>
    </w:p>
    <w:p w14:paraId="4457F08E" w14:textId="056116A0" w:rsidR="00D449F5" w:rsidRDefault="00D355FD" w:rsidP="00C72B81">
      <w:r>
        <w:tab/>
      </w:r>
      <w:r w:rsidR="00D52D11" w:rsidRPr="00E11F25">
        <w:rPr>
          <w:b/>
          <w:bCs/>
          <w:sz w:val="20"/>
          <w:szCs w:val="20"/>
        </w:rPr>
        <w:t>Figure7</w:t>
      </w:r>
      <w:r w:rsidR="00D52D11" w:rsidRPr="00E11F25">
        <w:rPr>
          <w:sz w:val="20"/>
          <w:szCs w:val="20"/>
        </w:rPr>
        <w:t xml:space="preserve">. On the main interface the is a quick overview of views (measured in hours) to show in a transparent way to the user his engagement to the website. </w:t>
      </w:r>
    </w:p>
    <w:p w14:paraId="78ADAB86" w14:textId="77777777" w:rsidR="00E11F25" w:rsidRDefault="00E11F25" w:rsidP="00C72B81"/>
    <w:p w14:paraId="2D86D505" w14:textId="2F25976E" w:rsidR="00D449F5" w:rsidRPr="00D449F5" w:rsidRDefault="00D449F5" w:rsidP="00D449F5">
      <w:pPr>
        <w:pStyle w:val="Heading2"/>
        <w:ind w:firstLine="360"/>
      </w:pPr>
      <w:r w:rsidRPr="00D449F5">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008CA85A" w:rsidR="009B4FDF" w:rsidRDefault="009B4FDF" w:rsidP="009B4FDF">
      <w:pPr>
        <w:ind w:firstLine="360"/>
      </w:pPr>
      <w:r>
        <w:t xml:space="preserve">One simple way to recommend a movie is based on ratings. One can use weighted ratings based on rates and number of votes (i.e. score). It can be </w:t>
      </w:r>
      <w:r w:rsidR="00D449F5">
        <w:t>built</w:t>
      </w:r>
      <w:r>
        <w:t xml:space="preserve"> on “best” movies, genres, tags, and many different filters. Who never go to google and type</w:t>
      </w:r>
      <w:r w:rsidR="00D52D11">
        <w:t>d</w:t>
      </w:r>
      <w:r>
        <w:t xml:space="preserve">: “best movies of all time?”, and the return is a list from </w:t>
      </w:r>
      <w:r w:rsidRPr="00D15E32">
        <w:rPr>
          <w:b/>
          <w:bCs/>
        </w:rPr>
        <w:t>imbd</w:t>
      </w:r>
      <w:r>
        <w:t xml:space="preserve"> showing their famous TOP250 [</w:t>
      </w:r>
      <w:r w:rsidR="00DB2375">
        <w:t xml:space="preserve"> </w:t>
      </w:r>
      <w:hyperlink r:id="rId22" w:history="1">
        <w:r w:rsidR="00DB2375" w:rsidRPr="00E35E5B">
          <w:rPr>
            <w:rStyle w:val="Hyperlink"/>
          </w:rPr>
          <w:t>https://www.imdb.com/chart/top/</w:t>
        </w:r>
      </w:hyperlink>
      <w:r w:rsidR="00DB2375">
        <w:t xml:space="preserve"> </w:t>
      </w:r>
      <w:r>
        <w:t>].</w:t>
      </w:r>
    </w:p>
    <w:p w14:paraId="60596E71" w14:textId="12F1AFFB" w:rsidR="00FB0D7D" w:rsidRDefault="00625C46" w:rsidP="009B4FDF">
      <w:pPr>
        <w:ind w:firstLine="360"/>
        <w:rPr>
          <w:noProof/>
        </w:rPr>
      </w:pPr>
      <w:r>
        <w:rPr>
          <w:noProof/>
        </w:rPr>
        <w:drawing>
          <wp:anchor distT="0" distB="0" distL="114300" distR="114300" simplePos="0" relativeHeight="251661312" behindDoc="0" locked="0" layoutInCell="1" allowOverlap="1" wp14:anchorId="19BADA91" wp14:editId="48E75BDA">
            <wp:simplePos x="0" y="0"/>
            <wp:positionH relativeFrom="column">
              <wp:posOffset>3975100</wp:posOffset>
            </wp:positionH>
            <wp:positionV relativeFrom="paragraph">
              <wp:posOffset>1822450</wp:posOffset>
            </wp:positionV>
            <wp:extent cx="2729230" cy="1447800"/>
            <wp:effectExtent l="0" t="0" r="0" b="0"/>
            <wp:wrapThrough wrapText="bothSides">
              <wp:wrapPolygon edited="0">
                <wp:start x="0" y="0"/>
                <wp:lineTo x="0" y="21316"/>
                <wp:lineTo x="21409" y="21316"/>
                <wp:lineTo x="214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9230" cy="1447800"/>
                    </a:xfrm>
                    <a:prstGeom prst="rect">
                      <a:avLst/>
                    </a:prstGeom>
                  </pic:spPr>
                </pic:pic>
              </a:graphicData>
            </a:graphic>
          </wp:anchor>
        </w:drawing>
      </w:r>
      <w:r>
        <w:rPr>
          <w:noProof/>
        </w:rPr>
        <w:drawing>
          <wp:inline distT="0" distB="0" distL="0" distR="0" wp14:anchorId="61D2B66D" wp14:editId="5E90B5AE">
            <wp:extent cx="3593709" cy="334645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7112" cy="3386867"/>
                    </a:xfrm>
                    <a:prstGeom prst="rect">
                      <a:avLst/>
                    </a:prstGeom>
                  </pic:spPr>
                </pic:pic>
              </a:graphicData>
            </a:graphic>
          </wp:inline>
        </w:drawing>
      </w:r>
      <w:r w:rsidRPr="00625C46">
        <w:rPr>
          <w:noProof/>
        </w:rPr>
        <w:t xml:space="preserve"> </w:t>
      </w:r>
    </w:p>
    <w:p w14:paraId="5CF8DD97" w14:textId="399A24BF" w:rsidR="00613136" w:rsidRPr="00E11F25" w:rsidRDefault="00613136" w:rsidP="009B4FDF">
      <w:pPr>
        <w:ind w:firstLine="360"/>
        <w:rPr>
          <w:noProof/>
          <w:sz w:val="20"/>
          <w:szCs w:val="20"/>
        </w:rPr>
      </w:pPr>
      <w:r w:rsidRPr="00E11F25">
        <w:rPr>
          <w:b/>
          <w:bCs/>
          <w:noProof/>
          <w:sz w:val="20"/>
          <w:szCs w:val="20"/>
        </w:rPr>
        <w:t>Figure</w:t>
      </w:r>
      <w:r w:rsidR="000C5DE2" w:rsidRPr="00E11F25">
        <w:rPr>
          <w:b/>
          <w:bCs/>
          <w:noProof/>
          <w:sz w:val="20"/>
          <w:szCs w:val="20"/>
        </w:rPr>
        <w:t>7</w:t>
      </w:r>
      <w:r w:rsidRPr="00E11F25">
        <w:rPr>
          <w:noProof/>
          <w:sz w:val="20"/>
          <w:szCs w:val="20"/>
        </w:rPr>
        <w:t>. Example of simple recommender based on weighted voting/rating, of genres and movies.</w:t>
      </w:r>
    </w:p>
    <w:p w14:paraId="698090F8" w14:textId="77777777" w:rsidR="00E11F25" w:rsidRPr="007B58FB" w:rsidRDefault="00E11F25" w:rsidP="009B4FDF">
      <w:pPr>
        <w:ind w:firstLine="360"/>
      </w:pPr>
    </w:p>
    <w:p w14:paraId="0FC16E9B" w14:textId="45B8DB2F" w:rsidR="009B4FDF" w:rsidRPr="009B4FDF" w:rsidRDefault="00D449F5" w:rsidP="00D449F5">
      <w:pPr>
        <w:pStyle w:val="Heading3"/>
        <w:ind w:firstLine="360"/>
      </w:pPr>
      <w:r>
        <w:t xml:space="preserve">3.3.b. </w:t>
      </w:r>
      <w:r w:rsidR="00BF6383" w:rsidRPr="007B58FB">
        <w:t>Content Based Recommender</w:t>
      </w:r>
    </w:p>
    <w:p w14:paraId="2DAC3AB9" w14:textId="510E0D30" w:rsidR="00BF6383" w:rsidRDefault="00BF6383" w:rsidP="00C72B81">
      <w:pPr>
        <w:ind w:firstLine="360"/>
      </w:pPr>
      <w:r w:rsidRPr="003356E8">
        <w:t xml:space="preserve">The recommender we built in the previous section suffers some severe limitations. For one, it gives the same recommendation to everyone, regardless of the user's personal taste. If a person who loves </w:t>
      </w:r>
      <w:r w:rsidRPr="003356E8">
        <w:lastRenderedPageBreak/>
        <w:t xml:space="preserve">romantic movies (and hates action) were to look at our Top </w:t>
      </w:r>
      <w:r w:rsidR="00D52D11">
        <w:t>10</w:t>
      </w:r>
      <w:r w:rsidRPr="003356E8">
        <w:t xml:space="preserve"> Chart, he wouldn't probably like most of the movies. If he were to go one step further and look at our charts by genre, he wouldn't still be getting the best recommendations.</w:t>
      </w:r>
    </w:p>
    <w:p w14:paraId="458487BC" w14:textId="7B08CEA9" w:rsidR="00BF6383" w:rsidRDefault="00BF6383" w:rsidP="00C72B81">
      <w:pPr>
        <w:ind w:firstLine="360"/>
        <w:rPr>
          <w:rStyle w:val="Strong"/>
          <w:rFonts w:cstheme="minorHAnsi"/>
          <w:b w:val="0"/>
          <w:bCs w:val="0"/>
          <w:sz w:val="21"/>
          <w:szCs w:val="21"/>
        </w:rPr>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(i.e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BED1A9D" w14:textId="537E538B" w:rsidR="00613136" w:rsidRDefault="00613136" w:rsidP="00C72B81">
      <w:pPr>
        <w:ind w:firstLine="360"/>
        <w:rPr>
          <w:noProof/>
        </w:rPr>
      </w:pPr>
      <w:r>
        <w:rPr>
          <w:noProof/>
        </w:rPr>
        <w:drawing>
          <wp:inline distT="0" distB="0" distL="0" distR="0" wp14:anchorId="705D5138" wp14:editId="68B46299">
            <wp:extent cx="2114039" cy="11884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5619" cy="1228711"/>
                    </a:xfrm>
                    <a:prstGeom prst="rect">
                      <a:avLst/>
                    </a:prstGeom>
                  </pic:spPr>
                </pic:pic>
              </a:graphicData>
            </a:graphic>
          </wp:inline>
        </w:drawing>
      </w:r>
      <w:r w:rsidRPr="00613136">
        <w:rPr>
          <w:noProof/>
        </w:rPr>
        <w:t xml:space="preserve"> </w:t>
      </w:r>
      <w:r>
        <w:rPr>
          <w:noProof/>
        </w:rPr>
        <w:drawing>
          <wp:inline distT="0" distB="0" distL="0" distR="0" wp14:anchorId="29DFFABB" wp14:editId="690FEDCC">
            <wp:extent cx="1569792" cy="138363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0623" cy="1446062"/>
                    </a:xfrm>
                    <a:prstGeom prst="rect">
                      <a:avLst/>
                    </a:prstGeom>
                  </pic:spPr>
                </pic:pic>
              </a:graphicData>
            </a:graphic>
          </wp:inline>
        </w:drawing>
      </w:r>
      <w:r w:rsidRPr="00613136">
        <w:rPr>
          <w:noProof/>
        </w:rPr>
        <w:t xml:space="preserve"> </w:t>
      </w:r>
      <w:r>
        <w:rPr>
          <w:noProof/>
        </w:rPr>
        <w:drawing>
          <wp:inline distT="0" distB="0" distL="0" distR="0" wp14:anchorId="1A83A1FB" wp14:editId="6351F53C">
            <wp:extent cx="1728075" cy="99604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7433" cy="1047548"/>
                    </a:xfrm>
                    <a:prstGeom prst="rect">
                      <a:avLst/>
                    </a:prstGeom>
                  </pic:spPr>
                </pic:pic>
              </a:graphicData>
            </a:graphic>
          </wp:inline>
        </w:drawing>
      </w:r>
    </w:p>
    <w:p w14:paraId="3057D124" w14:textId="64892D67" w:rsidR="00613136" w:rsidRPr="00E11F25" w:rsidRDefault="00613136" w:rsidP="00C72B81">
      <w:pPr>
        <w:ind w:firstLine="360"/>
        <w:rPr>
          <w:noProof/>
          <w:sz w:val="20"/>
          <w:szCs w:val="20"/>
        </w:rPr>
      </w:pPr>
      <w:r w:rsidRPr="00E11F25">
        <w:rPr>
          <w:b/>
          <w:bCs/>
          <w:noProof/>
          <w:sz w:val="20"/>
          <w:szCs w:val="20"/>
        </w:rPr>
        <w:t>Figure</w:t>
      </w:r>
      <w:r w:rsidR="000C5DE2" w:rsidRPr="00E11F25">
        <w:rPr>
          <w:b/>
          <w:bCs/>
          <w:noProof/>
          <w:sz w:val="20"/>
          <w:szCs w:val="20"/>
        </w:rPr>
        <w:t>8</w:t>
      </w:r>
      <w:r w:rsidRPr="00E11F25">
        <w:rPr>
          <w:noProof/>
          <w:sz w:val="20"/>
          <w:szCs w:val="20"/>
        </w:rPr>
        <w:t xml:space="preserve">. Example of similarities using jaccard distances, </w:t>
      </w:r>
      <w:r w:rsidR="00D52D11" w:rsidRPr="00E11F25">
        <w:rPr>
          <w:noProof/>
          <w:sz w:val="20"/>
          <w:szCs w:val="20"/>
        </w:rPr>
        <w:t xml:space="preserve">on the </w:t>
      </w:r>
      <w:r w:rsidRPr="00E11F25">
        <w:rPr>
          <w:noProof/>
          <w:sz w:val="20"/>
          <w:szCs w:val="20"/>
        </w:rPr>
        <w:t>left is similatiries from movies to users (which user watch that movies), center is distance from movie to movie based on users rates, and right part is recommend a movies based on “Zoolander”, order by the similarities.</w:t>
      </w:r>
    </w:p>
    <w:p w14:paraId="7D9FC326" w14:textId="77777777" w:rsidR="00E11F25" w:rsidRPr="00D15E32" w:rsidRDefault="00E11F25" w:rsidP="00C72B81">
      <w:pPr>
        <w:ind w:firstLine="360"/>
      </w:pPr>
    </w:p>
    <w:p w14:paraId="198E5C33" w14:textId="700FB4A6" w:rsidR="009B4FDF" w:rsidRPr="009B4FDF" w:rsidRDefault="00D449F5" w:rsidP="00D449F5">
      <w:pPr>
        <w:pStyle w:val="Heading3"/>
        <w:ind w:firstLine="360"/>
      </w:pPr>
      <w:r>
        <w:t xml:space="preserve">3.3.c. </w:t>
      </w:r>
      <w:r w:rsidR="00BF6383" w:rsidRPr="007B58FB">
        <w:t>Collaborative Filtering</w:t>
      </w:r>
    </w:p>
    <w:p w14:paraId="0603D4CD" w14:textId="6719EA8A" w:rsidR="00B23725" w:rsidRDefault="004F2ACE" w:rsidP="00D26443">
      <w:pPr>
        <w:ind w:firstLine="360"/>
      </w:pPr>
      <w:ins w:id="130" w:author="Walcher, L.T. (Lena)" w:date="2021-03-27T18:14:00Z">
        <w:r>
          <w:t xml:space="preserve">A </w:t>
        </w:r>
      </w:ins>
      <w:del w:id="131" w:author="Walcher, L.T. (Lena)" w:date="2021-03-27T18:14:00Z">
        <w:r w:rsidR="004661EC" w:rsidDel="004F2ACE">
          <w:delText>C</w:delText>
        </w:r>
      </w:del>
      <w:ins w:id="132" w:author="Walcher, L.T. (Lena)" w:date="2021-03-27T18:14:00Z">
        <w:r>
          <w:t>c</w:t>
        </w:r>
      </w:ins>
      <w:r w:rsidR="00BF6383" w:rsidRPr="003356E8">
        <w:t xml:space="preserve">ontent based engine </w:t>
      </w:r>
      <w:r w:rsidR="004661EC">
        <w:t>do</w:t>
      </w:r>
      <w:ins w:id="133" w:author="Walcher, L.T. (Lena)" w:date="2021-03-27T18:14:00Z">
        <w:r>
          <w:t>es</w:t>
        </w:r>
      </w:ins>
      <w:r w:rsidR="004661EC">
        <w:t xml:space="preserve"> not close </w:t>
      </w:r>
      <w:del w:id="134" w:author="Walcher, L.T. (Lena)" w:date="2021-03-27T18:14:00Z">
        <w:r w:rsidR="004661EC" w:rsidDel="004F2ACE">
          <w:delText xml:space="preserve">all </w:delText>
        </w:r>
      </w:del>
      <w:r w:rsidR="004661EC">
        <w:t>the gap</w:t>
      </w:r>
      <w:ins w:id="135" w:author="Walcher, L.T. (Lena)" w:date="2021-03-27T18:15:00Z">
        <w:r>
          <w:t xml:space="preserve"> completely </w:t>
        </w:r>
      </w:ins>
      <w:del w:id="136" w:author="Walcher, L.T. (Lena)" w:date="2021-03-27T18:15:00Z">
        <w:r w:rsidR="004661EC" w:rsidDel="004F2ACE">
          <w:delText>,</w:delText>
        </w:r>
      </w:del>
      <w:ins w:id="137" w:author="Walcher, L.T. (Lena)" w:date="2021-03-27T18:15:00Z">
        <w:r>
          <w:t xml:space="preserve">as </w:t>
        </w:r>
      </w:ins>
      <w:del w:id="138" w:author="Walcher, L.T. (Lena)" w:date="2021-03-27T18:15:00Z">
        <w:r w:rsidR="00BF6383" w:rsidRPr="003356E8" w:rsidDel="004F2ACE">
          <w:delText xml:space="preserve"> </w:delText>
        </w:r>
        <w:r w:rsidR="004661EC" w:rsidDel="004F2ACE">
          <w:delText xml:space="preserve">for </w:delText>
        </w:r>
      </w:del>
      <w:r w:rsidR="004661EC">
        <w:t>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rsidR="004661EC">
        <w:t xml:space="preserve">(i.e users preferences) </w:t>
      </w:r>
      <w:r w:rsidR="00BF6383" w:rsidRPr="003356E8">
        <w:t>and providing recommendations across genres.</w:t>
      </w:r>
      <w:r w:rsidR="004661EC">
        <w:t xml:space="preserve"> </w:t>
      </w:r>
      <w:r w:rsidR="00BF6383" w:rsidRPr="003356E8">
        <w:t>Also, the engine that we built is not really personal in that it doesn't capture the personal tastes and biases of a user. Anyone querying our engine for recommendations based on a movie will receive the same recommendations for that movie, regardless 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r w:rsidR="00D26443">
        <w:t xml:space="preserve"> Another, advantage of collaborative filtering is that it generates models that help users discover new interests.</w:t>
      </w:r>
    </w:p>
    <w:p w14:paraId="44BA3FDB" w14:textId="361472DA" w:rsidR="00BF6383" w:rsidRDefault="00B23725" w:rsidP="00C72B81">
      <w:pPr>
        <w:ind w:firstLine="360"/>
      </w:pPr>
      <w:r>
        <w:t xml:space="preserve"> </w:t>
      </w:r>
      <w:r w:rsidR="009B4FDF">
        <w:t xml:space="preserve">In this </w:t>
      </w:r>
      <w:r w:rsidR="000625E4">
        <w:t xml:space="preserve">work </w:t>
      </w:r>
      <w:del w:id="139" w:author="Walcher, L.T. (Lena)" w:date="2021-03-27T18:16:00Z">
        <w:r w:rsidDel="004F2ACE">
          <w:delText>was</w:delText>
        </w:r>
        <w:r w:rsidR="009B4FDF" w:rsidDel="004F2ACE">
          <w:delText xml:space="preserve"> used</w:delText>
        </w:r>
        <w:r w:rsidR="00BF6383" w:rsidRPr="003356E8" w:rsidDel="004F2ACE">
          <w:delText xml:space="preserve"> </w:delText>
        </w:r>
      </w:del>
      <w:r w:rsidR="00BF6383" w:rsidRPr="003356E8">
        <w:t>the </w:t>
      </w:r>
      <w:r w:rsidR="00BF6383" w:rsidRPr="003356E8">
        <w:rPr>
          <w:rStyle w:val="Strong"/>
          <w:rFonts w:cstheme="minorHAnsi"/>
          <w:sz w:val="21"/>
          <w:szCs w:val="21"/>
        </w:rPr>
        <w:t>Surprise</w:t>
      </w:r>
      <w:r w:rsidR="00BF6383" w:rsidRPr="003356E8">
        <w:t xml:space="preserve"> library </w:t>
      </w:r>
      <w:ins w:id="140" w:author="Walcher, L.T. (Lena)" w:date="2021-03-27T18:16:00Z">
        <w:r w:rsidR="004F2ACE">
          <w:t xml:space="preserve">was used </w:t>
        </w:r>
      </w:ins>
      <w:r w:rsidR="00BF6383" w:rsidRPr="003356E8">
        <w:t>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r w:rsidR="00CB57B3" w:rsidRPr="00CB57B3">
        <w:rPr>
          <w:i/>
          <w:iCs/>
        </w:rPr>
        <w:t>gridSearch</w:t>
      </w:r>
      <w:r w:rsidR="00CB57B3">
        <w:t xml:space="preserve"> (selection of the best parameters and errors metrics).</w:t>
      </w:r>
      <w:r w:rsidR="00D15E32">
        <w:t xml:space="preserve"> </w:t>
      </w:r>
    </w:p>
    <w:p w14:paraId="69BA2F51" w14:textId="26B62206" w:rsidR="002A3AE8" w:rsidRDefault="002A3AE8" w:rsidP="00C72B81">
      <w:pPr>
        <w:ind w:firstLine="360"/>
      </w:pPr>
    </w:p>
    <w:p w14:paraId="344413BA" w14:textId="77777777" w:rsidR="002A3AE8" w:rsidRDefault="002A3AE8" w:rsidP="00C72B81">
      <w:pPr>
        <w:ind w:firstLine="360"/>
      </w:pPr>
    </w:p>
    <w:p w14:paraId="5D9278B1" w14:textId="400C7DBF" w:rsidR="00613136" w:rsidRDefault="00613136" w:rsidP="00C72B81">
      <w:pPr>
        <w:ind w:firstLine="360"/>
        <w:rPr>
          <w:noProof/>
        </w:rPr>
      </w:pPr>
      <w:r>
        <w:rPr>
          <w:noProof/>
        </w:rPr>
        <w:lastRenderedPageBreak/>
        <w:drawing>
          <wp:inline distT="0" distB="0" distL="0" distR="0" wp14:anchorId="12C154BC" wp14:editId="2FCB255A">
            <wp:extent cx="2928902" cy="12573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7639" cy="1325442"/>
                    </a:xfrm>
                    <a:prstGeom prst="rect">
                      <a:avLst/>
                    </a:prstGeom>
                  </pic:spPr>
                </pic:pic>
              </a:graphicData>
            </a:graphic>
          </wp:inline>
        </w:drawing>
      </w:r>
      <w:r w:rsidRPr="00613136">
        <w:rPr>
          <w:noProof/>
        </w:rPr>
        <w:t xml:space="preserve"> </w:t>
      </w:r>
      <w:r>
        <w:rPr>
          <w:noProof/>
        </w:rPr>
        <w:drawing>
          <wp:inline distT="0" distB="0" distL="0" distR="0" wp14:anchorId="599AEB10" wp14:editId="641D8EE2">
            <wp:extent cx="2735634" cy="35306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6732" cy="502911"/>
                    </a:xfrm>
                    <a:prstGeom prst="rect">
                      <a:avLst/>
                    </a:prstGeom>
                  </pic:spPr>
                </pic:pic>
              </a:graphicData>
            </a:graphic>
          </wp:inline>
        </w:drawing>
      </w:r>
    </w:p>
    <w:p w14:paraId="3A40DB68" w14:textId="276E16FB" w:rsidR="00613136" w:rsidRPr="00E11F25" w:rsidRDefault="00613136" w:rsidP="00C72B81">
      <w:pPr>
        <w:ind w:firstLine="360"/>
        <w:rPr>
          <w:noProof/>
          <w:sz w:val="20"/>
          <w:szCs w:val="20"/>
        </w:rPr>
      </w:pPr>
      <w:r w:rsidRPr="00E11F25">
        <w:rPr>
          <w:b/>
          <w:bCs/>
          <w:noProof/>
          <w:sz w:val="20"/>
          <w:szCs w:val="20"/>
        </w:rPr>
        <w:t>Figure</w:t>
      </w:r>
      <w:r w:rsidR="000C5DE2" w:rsidRPr="00E11F25">
        <w:rPr>
          <w:b/>
          <w:bCs/>
          <w:noProof/>
          <w:sz w:val="20"/>
          <w:szCs w:val="20"/>
        </w:rPr>
        <w:t>9</w:t>
      </w:r>
      <w:r w:rsidRPr="00E11F25">
        <w:rPr>
          <w:noProof/>
          <w:sz w:val="20"/>
          <w:szCs w:val="20"/>
        </w:rPr>
        <w:t>. Example of SVD: left is the training process and evaluating the error metrics (87% accuracy within RMSE), right is the prediction of user 474 rates movieId 2 with 3.57.</w:t>
      </w:r>
    </w:p>
    <w:p w14:paraId="45745F98" w14:textId="77777777" w:rsidR="00E11F25" w:rsidRDefault="00E11F25" w:rsidP="00C72B81">
      <w:pPr>
        <w:ind w:firstLine="360"/>
      </w:pPr>
    </w:p>
    <w:p w14:paraId="163FB7D8" w14:textId="02C8BAAA" w:rsidR="00CB57B3" w:rsidRDefault="00D449F5" w:rsidP="00D449F5">
      <w:pPr>
        <w:pStyle w:val="Heading3"/>
        <w:ind w:firstLine="360"/>
      </w:pPr>
      <w:r>
        <w:t xml:space="preserve">3.3.d. </w:t>
      </w:r>
      <w:r w:rsidR="00CB57B3">
        <w:t>Hybrid Recommendation</w:t>
      </w:r>
    </w:p>
    <w:p w14:paraId="35BF3705" w14:textId="68570032" w:rsidR="00CB57B3" w:rsidRDefault="00CB57B3" w:rsidP="006E6F1D">
      <w:pPr>
        <w:ind w:firstLine="360"/>
      </w:pPr>
      <w:r>
        <w:t xml:space="preserve">Merging the 3 previous </w:t>
      </w:r>
      <w:r w:rsidR="000625E4">
        <w:t>approaches</w:t>
      </w:r>
      <w:r>
        <w:t xml:space="preserve"> in one single </w:t>
      </w:r>
      <w:r w:rsidR="00E11F25">
        <w:t>RS</w:t>
      </w:r>
      <w:r>
        <w:t xml:space="preserve"> is the best scenario to take </w:t>
      </w:r>
      <w:del w:id="141" w:author="Walcher, L.T. (Lena)" w:date="2021-03-27T18:16:00Z">
        <w:r w:rsidDel="004F2ACE">
          <w:delText xml:space="preserve">in account </w:delText>
        </w:r>
      </w:del>
      <w:r>
        <w:t>different criteria</w:t>
      </w:r>
      <w:ins w:id="142" w:author="Walcher, L.T. (Lena)" w:date="2021-03-27T18:16:00Z">
        <w:r w:rsidR="004F2ACE">
          <w:t xml:space="preserve"> into account</w:t>
        </w:r>
      </w:ins>
      <w:r w:rsidR="009343E5">
        <w:t xml:space="preserve"> </w:t>
      </w:r>
      <w:r>
        <w:t>to fully satisfy a user. For example, we can start by assessing similarities based on others users (collaborative filter), then search the movies with</w:t>
      </w:r>
      <w:r w:rsidR="009343E5">
        <w:t>in</w:t>
      </w:r>
      <w:r>
        <w:t xml:space="preserve"> the 10 most similar users (content based), filtering for the 3 </w:t>
      </w:r>
      <w:r w:rsidR="000625E4">
        <w:t>target_</w:t>
      </w:r>
      <w:r>
        <w:t xml:space="preserve">user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w:t>
      </w:r>
      <w:ins w:id="143" w:author="Walcher, L.T. (Lena)" w:date="2021-03-27T18:17:00Z">
        <w:r w:rsidR="004F2ACE">
          <w:t xml:space="preserve"> </w:t>
        </w:r>
      </w:ins>
      <w:r w:rsidR="00E11F25">
        <w:t>(see figure10</w:t>
      </w:r>
      <w:r w:rsidR="00E11F25">
        <w:rPr>
          <w:b/>
          <w:bCs/>
        </w:rPr>
        <w:t>)</w:t>
      </w:r>
      <w:r>
        <w:t xml:space="preserve">. </w:t>
      </w:r>
    </w:p>
    <w:p w14:paraId="6167D911" w14:textId="6CAF6497" w:rsidR="00825662" w:rsidRDefault="00E11F25" w:rsidP="006E6F1D">
      <w:pPr>
        <w:ind w:firstLine="360"/>
        <w:rPr>
          <w:noProof/>
        </w:rPr>
      </w:pPr>
      <w:r>
        <w:t>Within these</w:t>
      </w:r>
      <w:r w:rsidR="00CB57B3">
        <w:t xml:space="preserve"> techniques we are assessing the users values (user can change parameters of the algorithm explain</w:t>
      </w:r>
      <w:r w:rsidR="000625E4">
        <w:t>ed</w:t>
      </w:r>
      <w:r w:rsidR="00CB57B3">
        <w:t xml:space="preserve"> on the interface and Methodology chapter), and </w:t>
      </w:r>
      <w:del w:id="144" w:author="Walcher, L.T. (Lena)" w:date="2021-03-27T18:17:00Z">
        <w:r w:rsidR="00CB57B3" w:rsidDel="004F2ACE">
          <w:delText xml:space="preserve">assessing </w:delText>
        </w:r>
      </w:del>
      <w:r w:rsidR="00CB57B3">
        <w:t>the metrics of the recommender like: user engagement, increasing views</w:t>
      </w:r>
      <w:del w:id="145" w:author="Walcher, L.T. (Lena)" w:date="2021-03-27T18:17:00Z">
        <w:r w:rsidR="00CB57B3" w:rsidDel="004F2ACE">
          <w:delText>,</w:delText>
        </w:r>
      </w:del>
      <w:r w:rsidR="00CB57B3">
        <w:t xml:space="preserve"> and one of the most important: </w:t>
      </w:r>
      <w:r w:rsidR="00CB57B3" w:rsidRPr="006E6F1D">
        <w:t>user</w:t>
      </w:r>
      <w:r w:rsidR="00CB57B3">
        <w:t xml:space="preserve"> </w:t>
      </w:r>
      <w:r w:rsidR="00CB57B3" w:rsidRPr="006E6F1D">
        <w:t>satisfaction</w:t>
      </w:r>
      <w:r w:rsidR="00CB57B3">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(i.e accept or refuse the recommendations).</w:t>
      </w:r>
      <w:r w:rsidR="00613136" w:rsidRPr="00613136">
        <w:rPr>
          <w:noProof/>
        </w:rPr>
        <w:t xml:space="preserve"> </w:t>
      </w:r>
    </w:p>
    <w:tbl>
      <w:tblPr>
        <w:tblStyle w:val="TableGrid"/>
        <w:tblW w:w="9972" w:type="dxa"/>
        <w:tblLook w:val="04A0" w:firstRow="1" w:lastRow="0" w:firstColumn="1" w:lastColumn="0" w:noHBand="0" w:noVBand="1"/>
      </w:tblPr>
      <w:tblGrid>
        <w:gridCol w:w="5357"/>
        <w:gridCol w:w="4615"/>
      </w:tblGrid>
      <w:tr w:rsidR="002944C9" w14:paraId="524393D9" w14:textId="77777777" w:rsidTr="00E11F25">
        <w:trPr>
          <w:trHeight w:val="1741"/>
        </w:trPr>
        <w:tc>
          <w:tcPr>
            <w:tcW w:w="5340" w:type="dxa"/>
          </w:tcPr>
          <w:p w14:paraId="40E9CD41" w14:textId="3E570F21" w:rsidR="002944C9" w:rsidRDefault="002944C9" w:rsidP="006E6F1D">
            <w:pPr>
              <w:rPr>
                <w:noProof/>
              </w:rPr>
            </w:pPr>
            <w:r>
              <w:rPr>
                <w:noProof/>
              </w:rPr>
              <w:drawing>
                <wp:inline distT="0" distB="0" distL="0" distR="0" wp14:anchorId="2CEC34F0" wp14:editId="25D462DC">
                  <wp:extent cx="3034553" cy="9337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6477" cy="986608"/>
                          </a:xfrm>
                          <a:prstGeom prst="rect">
                            <a:avLst/>
                          </a:prstGeom>
                        </pic:spPr>
                      </pic:pic>
                    </a:graphicData>
                  </a:graphic>
                </wp:inline>
              </w:drawing>
            </w:r>
          </w:p>
        </w:tc>
        <w:tc>
          <w:tcPr>
            <w:tcW w:w="4632" w:type="dxa"/>
          </w:tcPr>
          <w:p w14:paraId="64740729" w14:textId="41A18F2F" w:rsidR="002944C9" w:rsidRDefault="002944C9" w:rsidP="006E6F1D">
            <w:pPr>
              <w:rPr>
                <w:noProof/>
              </w:rPr>
            </w:pPr>
            <w:r>
              <w:rPr>
                <w:noProof/>
              </w:rPr>
              <w:drawing>
                <wp:inline distT="0" distB="0" distL="0" distR="0" wp14:anchorId="6DFECA0D" wp14:editId="3445566A">
                  <wp:extent cx="2597218" cy="995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2498" cy="1035380"/>
                          </a:xfrm>
                          <a:prstGeom prst="rect">
                            <a:avLst/>
                          </a:prstGeom>
                        </pic:spPr>
                      </pic:pic>
                    </a:graphicData>
                  </a:graphic>
                </wp:inline>
              </w:drawing>
            </w:r>
          </w:p>
        </w:tc>
      </w:tr>
      <w:tr w:rsidR="002944C9" w14:paraId="484C17A5" w14:textId="77777777" w:rsidTr="00E11F25">
        <w:trPr>
          <w:trHeight w:val="2700"/>
        </w:trPr>
        <w:tc>
          <w:tcPr>
            <w:tcW w:w="5340" w:type="dxa"/>
          </w:tcPr>
          <w:p w14:paraId="058BD183" w14:textId="087C17ED" w:rsidR="002944C9" w:rsidRDefault="002944C9" w:rsidP="006E6F1D">
            <w:pPr>
              <w:rPr>
                <w:noProof/>
              </w:rPr>
            </w:pPr>
            <w:r>
              <w:rPr>
                <w:noProof/>
              </w:rPr>
              <w:drawing>
                <wp:inline distT="0" distB="0" distL="0" distR="0" wp14:anchorId="1BAE99B2" wp14:editId="226C822F">
                  <wp:extent cx="3264877" cy="1684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803" cy="1754175"/>
                          </a:xfrm>
                          <a:prstGeom prst="rect">
                            <a:avLst/>
                          </a:prstGeom>
                        </pic:spPr>
                      </pic:pic>
                    </a:graphicData>
                  </a:graphic>
                </wp:inline>
              </w:drawing>
            </w:r>
          </w:p>
        </w:tc>
        <w:tc>
          <w:tcPr>
            <w:tcW w:w="4632" w:type="dxa"/>
          </w:tcPr>
          <w:p w14:paraId="5FF154B9" w14:textId="738963DC" w:rsidR="002944C9" w:rsidRDefault="002944C9" w:rsidP="006E6F1D">
            <w:pPr>
              <w:rPr>
                <w:noProof/>
              </w:rPr>
            </w:pPr>
            <w:r>
              <w:rPr>
                <w:noProof/>
              </w:rPr>
              <w:drawing>
                <wp:inline distT="0" distB="0" distL="0" distR="0" wp14:anchorId="78C8EBC0" wp14:editId="3D7F669D">
                  <wp:extent cx="2684584" cy="177308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3198" cy="1864637"/>
                          </a:xfrm>
                          <a:prstGeom prst="rect">
                            <a:avLst/>
                          </a:prstGeom>
                        </pic:spPr>
                      </pic:pic>
                    </a:graphicData>
                  </a:graphic>
                </wp:inline>
              </w:drawing>
            </w:r>
          </w:p>
        </w:tc>
      </w:tr>
    </w:tbl>
    <w:p w14:paraId="65B8B41B" w14:textId="54C4CCD8" w:rsidR="00613136" w:rsidRPr="00E11F25" w:rsidRDefault="002944C9" w:rsidP="002944C9">
      <w:pPr>
        <w:rPr>
          <w:sz w:val="20"/>
          <w:szCs w:val="20"/>
        </w:rPr>
      </w:pPr>
      <w:r w:rsidRPr="00E11F25">
        <w:rPr>
          <w:b/>
          <w:bCs/>
          <w:sz w:val="20"/>
          <w:szCs w:val="20"/>
        </w:rPr>
        <w:t>Figure</w:t>
      </w:r>
      <w:r w:rsidR="000C5DE2" w:rsidRPr="00E11F25">
        <w:rPr>
          <w:b/>
          <w:bCs/>
          <w:sz w:val="20"/>
          <w:szCs w:val="20"/>
        </w:rPr>
        <w:t>10</w:t>
      </w:r>
      <w:r w:rsidRPr="00E11F25">
        <w:rPr>
          <w:sz w:val="20"/>
          <w:szCs w:val="20"/>
        </w:rPr>
        <w:t>. Example of</w:t>
      </w:r>
      <w:ins w:id="146" w:author="Walcher, L.T. (Lena)" w:date="2021-03-27T18:17:00Z">
        <w:r w:rsidR="004F2ACE">
          <w:rPr>
            <w:sz w:val="20"/>
            <w:szCs w:val="20"/>
          </w:rPr>
          <w:t xml:space="preserve"> the</w:t>
        </w:r>
      </w:ins>
      <w:r w:rsidRPr="00E11F25">
        <w:rPr>
          <w:sz w:val="20"/>
          <w:szCs w:val="20"/>
        </w:rPr>
        <w:t xml:space="preserve"> </w:t>
      </w:r>
      <w:r w:rsidRPr="00E11F25">
        <w:rPr>
          <w:b/>
          <w:bCs/>
          <w:sz w:val="20"/>
          <w:szCs w:val="20"/>
        </w:rPr>
        <w:t>hybrid</w:t>
      </w:r>
      <w:r w:rsidRPr="00E11F25">
        <w:rPr>
          <w:sz w:val="20"/>
          <w:szCs w:val="20"/>
        </w:rPr>
        <w:t xml:space="preserve"> </w:t>
      </w:r>
      <w:r w:rsidRPr="00E11F25">
        <w:rPr>
          <w:b/>
          <w:bCs/>
          <w:sz w:val="20"/>
          <w:szCs w:val="20"/>
        </w:rPr>
        <w:t>recommender</w:t>
      </w:r>
      <w:r w:rsidRPr="00E11F25">
        <w:rPr>
          <w:sz w:val="20"/>
          <w:szCs w:val="20"/>
        </w:rPr>
        <w:t xml:space="preserve">: First, select similar users based on distances to movies (jaccard), </w:t>
      </w:r>
      <w:r w:rsidR="009343E5" w:rsidRPr="00E11F25">
        <w:rPr>
          <w:sz w:val="20"/>
          <w:szCs w:val="20"/>
        </w:rPr>
        <w:t xml:space="preserve">then </w:t>
      </w:r>
      <w:r w:rsidRPr="00E11F25">
        <w:rPr>
          <w:sz w:val="20"/>
          <w:szCs w:val="20"/>
        </w:rPr>
        <w:t xml:space="preserve">filter </w:t>
      </w:r>
      <w:ins w:id="147" w:author="Walcher, L.T. (Lena)" w:date="2021-03-27T18:18:00Z">
        <w:r w:rsidR="004F2ACE">
          <w:rPr>
            <w:sz w:val="20"/>
            <w:szCs w:val="20"/>
          </w:rPr>
          <w:t xml:space="preserve">the </w:t>
        </w:r>
      </w:ins>
      <w:r w:rsidRPr="00E11F25">
        <w:rPr>
          <w:sz w:val="20"/>
          <w:szCs w:val="20"/>
        </w:rPr>
        <w:t>user</w:t>
      </w:r>
      <w:ins w:id="148" w:author="Walcher, L.T. (Lena)" w:date="2021-03-27T18:18:00Z">
        <w:r w:rsidR="004F2ACE">
          <w:rPr>
            <w:sz w:val="20"/>
            <w:szCs w:val="20"/>
          </w:rPr>
          <w:t>s</w:t>
        </w:r>
      </w:ins>
      <w:r w:rsidRPr="00E11F25">
        <w:rPr>
          <w:sz w:val="20"/>
          <w:szCs w:val="20"/>
        </w:rPr>
        <w:t xml:space="preserve"> top 3 genres (content based, based on voting score), </w:t>
      </w:r>
      <w:del w:id="149" w:author="Walcher, L.T. (Lena)" w:date="2021-03-27T18:18:00Z">
        <w:r w:rsidR="009343E5" w:rsidRPr="00E11F25" w:rsidDel="004F2ACE">
          <w:rPr>
            <w:sz w:val="20"/>
            <w:szCs w:val="20"/>
          </w:rPr>
          <w:delText>after</w:delText>
        </w:r>
        <w:r w:rsidRPr="00E11F25" w:rsidDel="004F2ACE">
          <w:rPr>
            <w:sz w:val="20"/>
            <w:szCs w:val="20"/>
          </w:rPr>
          <w:delText xml:space="preserve"> </w:delText>
        </w:r>
      </w:del>
      <w:ins w:id="150" w:author="Walcher, L.T. (Lena)" w:date="2021-03-27T18:18:00Z">
        <w:r w:rsidR="004F2ACE">
          <w:rPr>
            <w:sz w:val="20"/>
            <w:szCs w:val="20"/>
          </w:rPr>
          <w:t xml:space="preserve">followed by </w:t>
        </w:r>
        <w:r w:rsidR="004F2ACE" w:rsidRPr="00E11F25">
          <w:rPr>
            <w:sz w:val="20"/>
            <w:szCs w:val="20"/>
          </w:rPr>
          <w:t xml:space="preserve"> </w:t>
        </w:r>
      </w:ins>
      <w:r w:rsidRPr="00E11F25">
        <w:rPr>
          <w:sz w:val="20"/>
          <w:szCs w:val="20"/>
        </w:rPr>
        <w:t>filter</w:t>
      </w:r>
      <w:ins w:id="151" w:author="Walcher, L.T. (Lena)" w:date="2021-03-27T18:18:00Z">
        <w:r w:rsidR="004F2ACE">
          <w:rPr>
            <w:sz w:val="20"/>
            <w:szCs w:val="20"/>
          </w:rPr>
          <w:t>in</w:t>
        </w:r>
      </w:ins>
      <w:del w:id="152" w:author="Walcher, L.T. (Lena)" w:date="2021-03-27T18:18:00Z">
        <w:r w:rsidRPr="00E11F25" w:rsidDel="004F2ACE">
          <w:rPr>
            <w:sz w:val="20"/>
            <w:szCs w:val="20"/>
          </w:rPr>
          <w:delText xml:space="preserve"> this</w:delText>
        </w:r>
      </w:del>
      <w:ins w:id="153" w:author="Walcher, L.T. (Lena)" w:date="2021-03-27T18:18:00Z">
        <w:r w:rsidR="004F2ACE">
          <w:rPr>
            <w:sz w:val="20"/>
            <w:szCs w:val="20"/>
          </w:rPr>
          <w:t xml:space="preserve"> the</w:t>
        </w:r>
      </w:ins>
      <w:r w:rsidRPr="00E11F25">
        <w:rPr>
          <w:sz w:val="20"/>
          <w:szCs w:val="20"/>
        </w:rPr>
        <w:t xml:space="preserve"> </w:t>
      </w:r>
      <w:r w:rsidR="00E11F25" w:rsidRPr="00E11F25">
        <w:rPr>
          <w:sz w:val="20"/>
          <w:szCs w:val="20"/>
        </w:rPr>
        <w:t>df</w:t>
      </w:r>
      <w:r w:rsidRPr="00E11F25">
        <w:rPr>
          <w:sz w:val="20"/>
          <w:szCs w:val="20"/>
        </w:rPr>
        <w:t xml:space="preserve"> within similar users and preferred genres</w:t>
      </w:r>
      <w:r w:rsidR="009343E5" w:rsidRPr="00E11F25">
        <w:rPr>
          <w:sz w:val="20"/>
          <w:szCs w:val="20"/>
        </w:rPr>
        <w:t xml:space="preserve"> and</w:t>
      </w:r>
      <w:r w:rsidRPr="00E11F25">
        <w:rPr>
          <w:sz w:val="20"/>
          <w:szCs w:val="20"/>
        </w:rPr>
        <w:t xml:space="preserve"> finally use SVD to predict all movies and sort the list based on prediction scores.</w:t>
      </w:r>
    </w:p>
    <w:p w14:paraId="46F2492A" w14:textId="42BAA796" w:rsidR="00064C92" w:rsidRDefault="00064C92" w:rsidP="007B58FB">
      <w:pPr>
        <w:pStyle w:val="Heading1"/>
        <w:numPr>
          <w:ilvl w:val="0"/>
          <w:numId w:val="10"/>
        </w:numPr>
      </w:pPr>
      <w:r>
        <w:lastRenderedPageBreak/>
        <w:t>Conclusion</w:t>
      </w:r>
    </w:p>
    <w:p w14:paraId="4EA1DDEB" w14:textId="09CA38FE" w:rsidR="000625E4" w:rsidRPr="006E6F1D" w:rsidRDefault="00C76741" w:rsidP="000625E4">
      <w:pPr>
        <w:pStyle w:val="NormalWeb"/>
        <w:spacing w:before="0" w:beforeAutospacing="0" w:after="240" w:afterAutospacing="0"/>
        <w:ind w:firstLine="360"/>
        <w:rPr>
          <w:rFonts w:asciiTheme="minorHAnsi" w:hAnsiTheme="minorHAnsi" w:cstheme="minorHAnsi"/>
          <w:sz w:val="22"/>
          <w:szCs w:val="22"/>
        </w:rPr>
      </w:pPr>
      <w:r w:rsidRPr="006E6F1D">
        <w:rPr>
          <w:rFonts w:asciiTheme="minorHAnsi" w:hAnsiTheme="minorHAnsi" w:cstheme="minorHAnsi"/>
          <w:sz w:val="22"/>
          <w:szCs w:val="22"/>
        </w:rPr>
        <w:t xml:space="preserve">In this </w:t>
      </w:r>
      <w:r w:rsidR="00F73FCA" w:rsidRPr="006E6F1D">
        <w:rPr>
          <w:rFonts w:asciiTheme="minorHAnsi" w:hAnsiTheme="minorHAnsi" w:cstheme="minorHAnsi"/>
          <w:sz w:val="22"/>
          <w:szCs w:val="22"/>
        </w:rPr>
        <w:t>work</w:t>
      </w:r>
      <w:r w:rsidRPr="006E6F1D">
        <w:rPr>
          <w:rFonts w:asciiTheme="minorHAnsi" w:hAnsiTheme="minorHAnsi" w:cstheme="minorHAnsi"/>
          <w:sz w:val="22"/>
          <w:szCs w:val="22"/>
        </w:rPr>
        <w:t xml:space="preserve">, </w:t>
      </w:r>
      <w:r w:rsidR="000625E4" w:rsidRPr="006E6F1D">
        <w:rPr>
          <w:rFonts w:asciiTheme="minorHAnsi" w:hAnsiTheme="minorHAnsi" w:cstheme="minorHAnsi"/>
          <w:sz w:val="22"/>
          <w:szCs w:val="22"/>
        </w:rPr>
        <w:t xml:space="preserve">was designed an interface using library patterns to asses </w:t>
      </w:r>
      <w:r w:rsidR="000625E4" w:rsidRPr="006E6F1D">
        <w:rPr>
          <w:rFonts w:asciiTheme="minorHAnsi" w:hAnsiTheme="minorHAnsi" w:cstheme="minorHAnsi"/>
          <w:b/>
          <w:bCs/>
          <w:sz w:val="22"/>
          <w:szCs w:val="22"/>
        </w:rPr>
        <w:t>values</w:t>
      </w:r>
      <w:r w:rsidR="000625E4" w:rsidRPr="006E6F1D">
        <w:rPr>
          <w:rFonts w:asciiTheme="minorHAnsi" w:hAnsiTheme="minorHAnsi" w:cstheme="minorHAnsi"/>
          <w:sz w:val="22"/>
          <w:szCs w:val="22"/>
        </w:rPr>
        <w:t>, allowing</w:t>
      </w:r>
      <w:r w:rsidR="0062775E">
        <w:rPr>
          <w:rFonts w:asciiTheme="minorHAnsi" w:hAnsiTheme="minorHAnsi" w:cstheme="minorHAnsi"/>
          <w:sz w:val="22"/>
          <w:szCs w:val="22"/>
        </w:rPr>
        <w:t xml:space="preserve"> user</w:t>
      </w:r>
      <w:r w:rsidR="000625E4" w:rsidRPr="006E6F1D">
        <w:rPr>
          <w:rFonts w:asciiTheme="minorHAnsi" w:hAnsiTheme="minorHAnsi" w:cstheme="minorHAnsi"/>
          <w:sz w:val="22"/>
          <w:szCs w:val="22"/>
        </w:rPr>
        <w:t xml:space="preserve"> </w:t>
      </w:r>
      <w:r w:rsidR="000625E4" w:rsidRPr="006E6F1D">
        <w:rPr>
          <w:rFonts w:asciiTheme="minorHAnsi" w:hAnsiTheme="minorHAnsi" w:cstheme="minorHAnsi"/>
          <w:b/>
          <w:bCs/>
          <w:sz w:val="22"/>
          <w:szCs w:val="22"/>
        </w:rPr>
        <w:t>control</w:t>
      </w:r>
      <w:r w:rsidR="000625E4" w:rsidRPr="006E6F1D">
        <w:rPr>
          <w:rFonts w:asciiTheme="minorHAnsi" w:hAnsiTheme="minorHAnsi" w:cstheme="minorHAnsi"/>
          <w:sz w:val="22"/>
          <w:szCs w:val="22"/>
        </w:rPr>
        <w:t xml:space="preserve"> over the recommender</w:t>
      </w:r>
      <w:ins w:id="154" w:author="Walcher, L.T. (Lena)" w:date="2021-03-27T18:19:00Z">
        <w:r w:rsidR="004F2ACE">
          <w:rPr>
            <w:rFonts w:asciiTheme="minorHAnsi" w:hAnsiTheme="minorHAnsi" w:cstheme="minorHAnsi"/>
            <w:sz w:val="22"/>
            <w:szCs w:val="22"/>
          </w:rPr>
          <w:t xml:space="preserve"> system</w:t>
        </w:r>
      </w:ins>
      <w:r w:rsidR="000625E4" w:rsidRPr="006E6F1D">
        <w:rPr>
          <w:rFonts w:asciiTheme="minorHAnsi" w:hAnsiTheme="minorHAnsi" w:cstheme="minorHAnsi"/>
          <w:sz w:val="22"/>
          <w:szCs w:val="22"/>
        </w:rPr>
        <w:t>. The interface is crucial, for i</w:t>
      </w:r>
      <w:r w:rsidR="00B23725" w:rsidRPr="006E6F1D">
        <w:rPr>
          <w:rFonts w:asciiTheme="minorHAnsi" w:hAnsiTheme="minorHAnsi" w:cstheme="minorHAnsi"/>
          <w:sz w:val="22"/>
          <w:szCs w:val="22"/>
        </w:rPr>
        <w:t>t i</w:t>
      </w:r>
      <w:r w:rsidR="000625E4" w:rsidRPr="006E6F1D">
        <w:rPr>
          <w:rFonts w:asciiTheme="minorHAnsi" w:hAnsiTheme="minorHAnsi" w:cstheme="minorHAnsi"/>
          <w:sz w:val="22"/>
          <w:szCs w:val="22"/>
        </w:rPr>
        <w:t xml:space="preserve">s the connection point from </w:t>
      </w:r>
      <w:ins w:id="155" w:author="Walcher, L.T. (Lena)" w:date="2021-03-27T18:19:00Z">
        <w:r w:rsidR="004F2ACE">
          <w:rPr>
            <w:rFonts w:asciiTheme="minorHAnsi" w:hAnsiTheme="minorHAnsi" w:cstheme="minorHAnsi"/>
            <w:sz w:val="22"/>
            <w:szCs w:val="22"/>
          </w:rPr>
          <w:t xml:space="preserve">the </w:t>
        </w:r>
      </w:ins>
      <w:r w:rsidR="00B23725" w:rsidRPr="006E6F1D">
        <w:rPr>
          <w:rFonts w:asciiTheme="minorHAnsi" w:hAnsiTheme="minorHAnsi" w:cstheme="minorHAnsi"/>
          <w:sz w:val="22"/>
          <w:szCs w:val="22"/>
        </w:rPr>
        <w:t>end-user</w:t>
      </w:r>
      <w:r w:rsidR="000625E4" w:rsidRPr="006E6F1D">
        <w:rPr>
          <w:rFonts w:asciiTheme="minorHAnsi" w:hAnsiTheme="minorHAnsi" w:cstheme="minorHAnsi"/>
          <w:sz w:val="22"/>
          <w:szCs w:val="22"/>
        </w:rPr>
        <w:t xml:space="preserve"> to </w:t>
      </w:r>
      <w:r w:rsidR="00B23725" w:rsidRPr="006E6F1D">
        <w:rPr>
          <w:rFonts w:asciiTheme="minorHAnsi" w:hAnsiTheme="minorHAnsi" w:cstheme="minorHAnsi"/>
          <w:sz w:val="22"/>
          <w:szCs w:val="22"/>
        </w:rPr>
        <w:t>the</w:t>
      </w:r>
      <w:r w:rsidR="000625E4" w:rsidRPr="006E6F1D">
        <w:rPr>
          <w:rFonts w:asciiTheme="minorHAnsi" w:hAnsiTheme="minorHAnsi" w:cstheme="minorHAnsi"/>
          <w:sz w:val="22"/>
          <w:szCs w:val="22"/>
        </w:rPr>
        <w:t xml:space="preserve"> recommender</w:t>
      </w:r>
      <w:ins w:id="156" w:author="Walcher, L.T. (Lena)" w:date="2021-03-27T18:19:00Z">
        <w:r w:rsidR="004F2ACE">
          <w:rPr>
            <w:rFonts w:asciiTheme="minorHAnsi" w:hAnsiTheme="minorHAnsi" w:cstheme="minorHAnsi"/>
            <w:sz w:val="22"/>
            <w:szCs w:val="22"/>
          </w:rPr>
          <w:t>.</w:t>
        </w:r>
      </w:ins>
      <w:del w:id="157" w:author="Walcher, L.T. (Lena)" w:date="2021-03-27T18:19:00Z">
        <w:r w:rsidR="000625E4" w:rsidRPr="006E6F1D" w:rsidDel="004F2ACE">
          <w:rPr>
            <w:rFonts w:asciiTheme="minorHAnsi" w:hAnsiTheme="minorHAnsi" w:cstheme="minorHAnsi"/>
            <w:sz w:val="22"/>
            <w:szCs w:val="22"/>
          </w:rPr>
          <w:delText>,</w:delText>
        </w:r>
      </w:del>
      <w:r w:rsidR="000625E4" w:rsidRPr="006E6F1D">
        <w:rPr>
          <w:rFonts w:asciiTheme="minorHAnsi" w:hAnsiTheme="minorHAnsi" w:cstheme="minorHAnsi"/>
          <w:sz w:val="22"/>
          <w:szCs w:val="22"/>
        </w:rPr>
        <w:t xml:space="preserve"> </w:t>
      </w:r>
      <w:ins w:id="158" w:author="Walcher, L.T. (Lena)" w:date="2021-03-27T18:19:00Z">
        <w:r w:rsidR="004F2ACE">
          <w:rPr>
            <w:rFonts w:asciiTheme="minorHAnsi" w:hAnsiTheme="minorHAnsi" w:cstheme="minorHAnsi"/>
            <w:sz w:val="22"/>
            <w:szCs w:val="22"/>
          </w:rPr>
          <w:t xml:space="preserve">Through the interface </w:t>
        </w:r>
      </w:ins>
      <w:del w:id="159" w:author="Walcher, L.T. (Lena)" w:date="2021-03-27T18:19:00Z">
        <w:r w:rsidR="000625E4" w:rsidRPr="006E6F1D" w:rsidDel="004F2ACE">
          <w:rPr>
            <w:rFonts w:asciiTheme="minorHAnsi" w:hAnsiTheme="minorHAnsi" w:cstheme="minorHAnsi"/>
            <w:sz w:val="22"/>
            <w:szCs w:val="22"/>
          </w:rPr>
          <w:delText>through her that you are</w:delText>
        </w:r>
      </w:del>
      <w:ins w:id="160" w:author="Walcher, L.T. (Lena)" w:date="2021-03-27T18:19:00Z">
        <w:r w:rsidR="004F2ACE">
          <w:rPr>
            <w:rFonts w:asciiTheme="minorHAnsi" w:hAnsiTheme="minorHAnsi" w:cstheme="minorHAnsi"/>
            <w:sz w:val="22"/>
            <w:szCs w:val="22"/>
          </w:rPr>
          <w:t>one can</w:t>
        </w:r>
      </w:ins>
      <w:r w:rsidR="000625E4" w:rsidRPr="006E6F1D">
        <w:rPr>
          <w:rFonts w:asciiTheme="minorHAnsi" w:hAnsiTheme="minorHAnsi" w:cstheme="minorHAnsi"/>
          <w:sz w:val="22"/>
          <w:szCs w:val="22"/>
        </w:rPr>
        <w:t xml:space="preserve"> explain</w:t>
      </w:r>
      <w:ins w:id="161" w:author="Walcher, L.T. (Lena)" w:date="2021-03-27T18:19:00Z">
        <w:r w:rsidR="004F2ACE">
          <w:rPr>
            <w:rFonts w:asciiTheme="minorHAnsi" w:hAnsiTheme="minorHAnsi" w:cstheme="minorHAnsi"/>
            <w:sz w:val="22"/>
            <w:szCs w:val="22"/>
          </w:rPr>
          <w:t>e</w:t>
        </w:r>
      </w:ins>
      <w:del w:id="162" w:author="Walcher, L.T. (Lena)" w:date="2021-03-27T18:19:00Z">
        <w:r w:rsidR="000625E4" w:rsidRPr="006E6F1D" w:rsidDel="004F2ACE">
          <w:rPr>
            <w:rFonts w:asciiTheme="minorHAnsi" w:hAnsiTheme="minorHAnsi" w:cstheme="minorHAnsi"/>
            <w:sz w:val="22"/>
            <w:szCs w:val="22"/>
          </w:rPr>
          <w:delText>ing</w:delText>
        </w:r>
      </w:del>
      <w:r w:rsidR="000625E4" w:rsidRPr="006E6F1D">
        <w:rPr>
          <w:rFonts w:asciiTheme="minorHAnsi" w:hAnsiTheme="minorHAnsi" w:cstheme="minorHAnsi"/>
          <w:sz w:val="22"/>
          <w:szCs w:val="22"/>
        </w:rPr>
        <w:t xml:space="preserve"> to </w:t>
      </w:r>
      <w:del w:id="163" w:author="Walcher, L.T. (Lena)" w:date="2021-03-27T18:19:00Z">
        <w:r w:rsidR="000625E4" w:rsidRPr="006E6F1D" w:rsidDel="004F2ACE">
          <w:rPr>
            <w:rFonts w:asciiTheme="minorHAnsi" w:hAnsiTheme="minorHAnsi" w:cstheme="minorHAnsi"/>
            <w:sz w:val="22"/>
            <w:szCs w:val="22"/>
          </w:rPr>
          <w:delText xml:space="preserve">your </w:delText>
        </w:r>
      </w:del>
      <w:ins w:id="164" w:author="Walcher, L.T. (Lena)" w:date="2021-03-27T18:19:00Z">
        <w:r w:rsidR="004F2ACE">
          <w:rPr>
            <w:rFonts w:asciiTheme="minorHAnsi" w:hAnsiTheme="minorHAnsi" w:cstheme="minorHAnsi"/>
            <w:sz w:val="22"/>
            <w:szCs w:val="22"/>
          </w:rPr>
          <w:t>the</w:t>
        </w:r>
        <w:r w:rsidR="004F2ACE" w:rsidRPr="006E6F1D">
          <w:rPr>
            <w:rFonts w:asciiTheme="minorHAnsi" w:hAnsiTheme="minorHAnsi" w:cstheme="minorHAnsi"/>
            <w:sz w:val="22"/>
            <w:szCs w:val="22"/>
          </w:rPr>
          <w:t xml:space="preserve"> </w:t>
        </w:r>
      </w:ins>
      <w:r w:rsidR="000625E4" w:rsidRPr="006E6F1D">
        <w:rPr>
          <w:rFonts w:asciiTheme="minorHAnsi" w:hAnsiTheme="minorHAnsi" w:cstheme="minorHAnsi"/>
          <w:sz w:val="22"/>
          <w:szCs w:val="22"/>
        </w:rPr>
        <w:t>user</w:t>
      </w:r>
      <w:del w:id="165" w:author="Walcher, L.T. (Lena)" w:date="2021-03-27T18:19:00Z">
        <w:r w:rsidR="000625E4" w:rsidRPr="006E6F1D" w:rsidDel="004F2ACE">
          <w:rPr>
            <w:rFonts w:asciiTheme="minorHAnsi" w:hAnsiTheme="minorHAnsi" w:cstheme="minorHAnsi"/>
            <w:sz w:val="22"/>
            <w:szCs w:val="22"/>
          </w:rPr>
          <w:delText>s</w:delText>
        </w:r>
      </w:del>
      <w:r w:rsidR="000625E4" w:rsidRPr="006E6F1D">
        <w:rPr>
          <w:rFonts w:asciiTheme="minorHAnsi" w:hAnsiTheme="minorHAnsi" w:cstheme="minorHAnsi"/>
          <w:sz w:val="22"/>
          <w:szCs w:val="22"/>
        </w:rPr>
        <w:t xml:space="preserve"> how </w:t>
      </w:r>
      <w:del w:id="166" w:author="Walcher, L.T. (Lena)" w:date="2021-03-27T18:20:00Z">
        <w:r w:rsidR="000625E4" w:rsidRPr="006E6F1D" w:rsidDel="004F2ACE">
          <w:rPr>
            <w:rFonts w:asciiTheme="minorHAnsi" w:hAnsiTheme="minorHAnsi" w:cstheme="minorHAnsi"/>
            <w:sz w:val="22"/>
            <w:szCs w:val="22"/>
          </w:rPr>
          <w:delText xml:space="preserve">you are building </w:delText>
        </w:r>
      </w:del>
      <w:r w:rsidR="000625E4" w:rsidRPr="006E6F1D">
        <w:rPr>
          <w:rFonts w:asciiTheme="minorHAnsi" w:hAnsiTheme="minorHAnsi" w:cstheme="minorHAnsi"/>
          <w:sz w:val="22"/>
          <w:szCs w:val="22"/>
        </w:rPr>
        <w:t>the recommendations</w:t>
      </w:r>
      <w:ins w:id="167" w:author="Walcher, L.T. (Lena)" w:date="2021-03-27T18:20:00Z">
        <w:r w:rsidR="004F2ACE">
          <w:rPr>
            <w:rFonts w:asciiTheme="minorHAnsi" w:hAnsiTheme="minorHAnsi" w:cstheme="minorHAnsi"/>
            <w:sz w:val="22"/>
            <w:szCs w:val="22"/>
          </w:rPr>
          <w:t xml:space="preserve"> are build</w:t>
        </w:r>
      </w:ins>
      <w:r w:rsidR="00AD2626">
        <w:rPr>
          <w:rFonts w:asciiTheme="minorHAnsi" w:hAnsiTheme="minorHAnsi" w:cstheme="minorHAnsi"/>
          <w:sz w:val="22"/>
          <w:szCs w:val="22"/>
        </w:rPr>
        <w:t xml:space="preserve"> (transparency and acceptance)</w:t>
      </w:r>
      <w:r w:rsidR="000625E4" w:rsidRPr="006E6F1D">
        <w:rPr>
          <w:rFonts w:asciiTheme="minorHAnsi" w:hAnsiTheme="minorHAnsi" w:cstheme="minorHAnsi"/>
          <w:sz w:val="22"/>
          <w:szCs w:val="22"/>
        </w:rPr>
        <w:t xml:space="preserve"> and take </w:t>
      </w:r>
      <w:ins w:id="168" w:author="Walcher, L.T. (Lena)" w:date="2021-03-27T18:20:00Z">
        <w:r w:rsidR="004F2ACE">
          <w:rPr>
            <w:rFonts w:asciiTheme="minorHAnsi" w:hAnsiTheme="minorHAnsi" w:cstheme="minorHAnsi"/>
            <w:sz w:val="22"/>
            <w:szCs w:val="22"/>
          </w:rPr>
          <w:t>the users</w:t>
        </w:r>
      </w:ins>
      <w:del w:id="169" w:author="Walcher, L.T. (Lena)" w:date="2021-03-27T18:20:00Z">
        <w:r w:rsidR="000625E4" w:rsidRPr="006E6F1D" w:rsidDel="004F2ACE">
          <w:rPr>
            <w:rFonts w:asciiTheme="minorHAnsi" w:hAnsiTheme="minorHAnsi" w:cstheme="minorHAnsi"/>
            <w:sz w:val="22"/>
            <w:szCs w:val="22"/>
          </w:rPr>
          <w:delText>his</w:delText>
        </w:r>
      </w:del>
      <w:r w:rsidR="000625E4" w:rsidRPr="006E6F1D">
        <w:rPr>
          <w:rFonts w:asciiTheme="minorHAnsi" w:hAnsiTheme="minorHAnsi" w:cstheme="minorHAnsi"/>
          <w:sz w:val="22"/>
          <w:szCs w:val="22"/>
        </w:rPr>
        <w:t xml:space="preserve"> own </w:t>
      </w:r>
      <w:r w:rsidR="000625E4" w:rsidRPr="006E6F1D">
        <w:rPr>
          <w:rFonts w:asciiTheme="minorHAnsi" w:hAnsiTheme="minorHAnsi" w:cstheme="minorHAnsi"/>
          <w:b/>
          <w:bCs/>
          <w:sz w:val="22"/>
          <w:szCs w:val="22"/>
        </w:rPr>
        <w:t>preferences</w:t>
      </w:r>
      <w:r w:rsidR="000625E4" w:rsidRPr="006E6F1D">
        <w:rPr>
          <w:rFonts w:asciiTheme="minorHAnsi" w:hAnsiTheme="minorHAnsi" w:cstheme="minorHAnsi"/>
          <w:sz w:val="22"/>
          <w:szCs w:val="22"/>
        </w:rPr>
        <w:t xml:space="preserve"> into account for future recommendations</w:t>
      </w:r>
      <w:r w:rsidR="00AD2626">
        <w:rPr>
          <w:rFonts w:asciiTheme="minorHAnsi" w:hAnsiTheme="minorHAnsi" w:cstheme="minorHAnsi"/>
          <w:sz w:val="22"/>
          <w:szCs w:val="22"/>
        </w:rPr>
        <w:t xml:space="preserve"> (</w:t>
      </w:r>
      <w:r w:rsidR="00754FCA">
        <w:rPr>
          <w:rFonts w:asciiTheme="minorHAnsi" w:hAnsiTheme="minorHAnsi" w:cstheme="minorHAnsi"/>
          <w:sz w:val="22"/>
          <w:szCs w:val="22"/>
        </w:rPr>
        <w:t>predict</w:t>
      </w:r>
      <w:ins w:id="170" w:author="Walcher, L.T. (Lena)" w:date="2021-03-27T18:20:00Z">
        <w:r w:rsidR="004F2ACE">
          <w:rPr>
            <w:rFonts w:asciiTheme="minorHAnsi" w:hAnsiTheme="minorHAnsi" w:cstheme="minorHAnsi"/>
            <w:sz w:val="22"/>
            <w:szCs w:val="22"/>
          </w:rPr>
          <w:t>ing</w:t>
        </w:r>
      </w:ins>
      <w:r w:rsidR="00754FCA">
        <w:rPr>
          <w:rFonts w:asciiTheme="minorHAnsi" w:hAnsiTheme="minorHAnsi" w:cstheme="minorHAnsi"/>
          <w:sz w:val="22"/>
          <w:szCs w:val="22"/>
        </w:rPr>
        <w:t xml:space="preserve"> power</w:t>
      </w:r>
      <w:r w:rsidR="00AD2626">
        <w:rPr>
          <w:rFonts w:asciiTheme="minorHAnsi" w:hAnsiTheme="minorHAnsi" w:cstheme="minorHAnsi"/>
          <w:sz w:val="22"/>
          <w:szCs w:val="22"/>
        </w:rPr>
        <w:t>)</w:t>
      </w:r>
      <w:r w:rsidR="000625E4" w:rsidRPr="006E6F1D">
        <w:rPr>
          <w:rFonts w:asciiTheme="minorHAnsi" w:hAnsiTheme="minorHAnsi" w:cstheme="minorHAnsi"/>
          <w:sz w:val="22"/>
          <w:szCs w:val="22"/>
        </w:rPr>
        <w:t>.</w:t>
      </w:r>
    </w:p>
    <w:p w14:paraId="56AB74E6" w14:textId="23493791" w:rsidR="006E6F1D" w:rsidRPr="006E6F1D" w:rsidRDefault="00AD2626" w:rsidP="006E6F1D">
      <w:pPr>
        <w:pStyle w:val="NormalWeb"/>
        <w:spacing w:before="0" w:beforeAutospacing="0" w:after="240" w:afterAutospacing="0"/>
        <w:ind w:firstLine="360"/>
        <w:rPr>
          <w:rFonts w:asciiTheme="minorHAnsi" w:hAnsiTheme="minorHAnsi" w:cstheme="minorHAnsi"/>
          <w:sz w:val="22"/>
          <w:szCs w:val="22"/>
        </w:rPr>
      </w:pPr>
      <w:r>
        <w:rPr>
          <w:rFonts w:asciiTheme="minorHAnsi" w:hAnsiTheme="minorHAnsi" w:cstheme="minorHAnsi"/>
          <w:sz w:val="22"/>
          <w:szCs w:val="22"/>
        </w:rPr>
        <w:t xml:space="preserve">This strategy makes the </w:t>
      </w:r>
      <w:r w:rsidR="006E6F1D" w:rsidRPr="006E6F1D">
        <w:rPr>
          <w:rFonts w:asciiTheme="minorHAnsi" w:hAnsiTheme="minorHAnsi" w:cstheme="minorHAnsi"/>
          <w:sz w:val="22"/>
          <w:szCs w:val="22"/>
        </w:rPr>
        <w:t xml:space="preserve">user more relevant </w:t>
      </w:r>
      <w:r w:rsidR="00754FCA">
        <w:rPr>
          <w:rFonts w:asciiTheme="minorHAnsi" w:hAnsiTheme="minorHAnsi" w:cstheme="minorHAnsi"/>
          <w:sz w:val="22"/>
          <w:szCs w:val="22"/>
        </w:rPr>
        <w:t>providing</w:t>
      </w:r>
      <w:r>
        <w:rPr>
          <w:rFonts w:asciiTheme="minorHAnsi" w:hAnsiTheme="minorHAnsi" w:cstheme="minorHAnsi"/>
          <w:sz w:val="22"/>
          <w:szCs w:val="22"/>
        </w:rPr>
        <w:t xml:space="preserve"> </w:t>
      </w:r>
      <w:r w:rsidR="006E6F1D" w:rsidRPr="006E6F1D">
        <w:rPr>
          <w:rFonts w:asciiTheme="minorHAnsi" w:hAnsiTheme="minorHAnsi" w:cstheme="minorHAnsi"/>
          <w:sz w:val="22"/>
          <w:szCs w:val="22"/>
        </w:rPr>
        <w:t xml:space="preserve">inputs and context to a recommender, for example, providing feedback that </w:t>
      </w:r>
      <w:r>
        <w:rPr>
          <w:rFonts w:asciiTheme="minorHAnsi" w:hAnsiTheme="minorHAnsi" w:cstheme="minorHAnsi"/>
          <w:sz w:val="22"/>
          <w:szCs w:val="22"/>
        </w:rPr>
        <w:t>will be</w:t>
      </w:r>
      <w:r w:rsidR="006E6F1D" w:rsidRPr="006E6F1D">
        <w:rPr>
          <w:rFonts w:asciiTheme="minorHAnsi" w:hAnsiTheme="minorHAnsi" w:cstheme="minorHAnsi"/>
          <w:sz w:val="22"/>
          <w:szCs w:val="22"/>
        </w:rPr>
        <w:t xml:space="preserve"> used to better predicting in the future. This is given, allowing user exert control over the algorithm, choosing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preferences </w:t>
      </w:r>
      <w:r>
        <w:rPr>
          <w:rFonts w:asciiTheme="minorHAnsi" w:hAnsiTheme="minorHAnsi" w:cstheme="minorHAnsi"/>
          <w:sz w:val="22"/>
          <w:szCs w:val="22"/>
        </w:rPr>
        <w:t>(genres, actors, tags)</w:t>
      </w:r>
      <w:r w:rsidR="006E6F1D" w:rsidRPr="006E6F1D">
        <w:rPr>
          <w:rFonts w:asciiTheme="minorHAnsi" w:hAnsiTheme="minorHAnsi" w:cstheme="minorHAnsi"/>
          <w:sz w:val="22"/>
          <w:szCs w:val="22"/>
        </w:rPr>
        <w:t xml:space="preserve">. A teenager may be interested in more trend topics similar to his friend, but an adult on the other side may be interested in old well rated movies of western genre.  Using the interface </w:t>
      </w:r>
      <w:r>
        <w:rPr>
          <w:rFonts w:asciiTheme="minorHAnsi" w:hAnsiTheme="minorHAnsi" w:cstheme="minorHAnsi"/>
          <w:sz w:val="22"/>
          <w:szCs w:val="22"/>
        </w:rPr>
        <w:t xml:space="preserve">the </w:t>
      </w:r>
      <w:r w:rsidR="006E6F1D" w:rsidRPr="006E6F1D">
        <w:rPr>
          <w:rFonts w:asciiTheme="minorHAnsi" w:hAnsiTheme="minorHAnsi" w:cstheme="minorHAnsi"/>
          <w:sz w:val="22"/>
          <w:szCs w:val="22"/>
        </w:rPr>
        <w:t xml:space="preserve">user can select parameters and visually notice how it changes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recommendations.</w:t>
      </w:r>
    </w:p>
    <w:p w14:paraId="28617499" w14:textId="5632352C"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w:t>
      </w:r>
      <w:del w:id="171" w:author="Walcher, L.T. (Lena)" w:date="2021-03-27T18:21:00Z">
        <w:r w:rsidDel="004F2ACE">
          <w:delText xml:space="preserve">or </w:delText>
        </w:r>
      </w:del>
      <w:ins w:id="172" w:author="Walcher, L.T. (Lena)" w:date="2021-03-27T18:21:00Z">
        <w:r w:rsidR="004F2ACE">
          <w:t>versus</w:t>
        </w:r>
        <w:r w:rsidR="004F2ACE">
          <w:t xml:space="preserve"> </w:t>
        </w:r>
      </w:ins>
      <w:r>
        <w:t xml:space="preserve">more diversity? Metrics </w:t>
      </w:r>
      <w:ins w:id="173" w:author="Walcher, L.T. (Lena)" w:date="2021-03-27T18:21:00Z">
        <w:r w:rsidR="004F2ACE">
          <w:t xml:space="preserve">are </w:t>
        </w:r>
      </w:ins>
      <w:r>
        <w:t xml:space="preserve">sometimes </w:t>
      </w:r>
      <w:del w:id="174" w:author="Walcher, L.T. (Lena)" w:date="2021-03-27T18:21:00Z">
        <w:r w:rsidDel="004F2ACE">
          <w:delText xml:space="preserve">contrary </w:delText>
        </w:r>
      </w:del>
      <w:ins w:id="175" w:author="Walcher, L.T. (Lena)" w:date="2021-03-27T18:21:00Z">
        <w:r w:rsidR="004F2ACE">
          <w:t>opposed</w:t>
        </w:r>
        <w:r w:rsidR="004F2ACE">
          <w:t xml:space="preserve"> </w:t>
        </w:r>
      </w:ins>
      <w:r>
        <w:t xml:space="preserve">to each other, but the tension </w:t>
      </w:r>
      <w:del w:id="176" w:author="Walcher, L.T. (Lena)" w:date="2021-03-27T18:21:00Z">
        <w:r w:rsidR="000625E4" w:rsidDel="004F2ACE">
          <w:delText>was</w:delText>
        </w:r>
      </w:del>
      <w:ins w:id="177" w:author="Walcher, L.T. (Lena)" w:date="2021-03-27T18:21:00Z">
        <w:r w:rsidR="004F2ACE">
          <w:t>can be</w:t>
        </w:r>
      </w:ins>
      <w:r w:rsidR="000625E4">
        <w:t xml:space="preserve"> </w:t>
      </w:r>
      <w:r>
        <w:t>minimize</w:t>
      </w:r>
      <w:r w:rsidR="00D15E32">
        <w:t>d</w:t>
      </w:r>
      <w:r>
        <w:t xml:space="preserve"> </w:t>
      </w:r>
      <w:r w:rsidR="00D15E32">
        <w:t>through</w:t>
      </w:r>
      <w:r>
        <w:t xml:space="preserve"> transparency </w:t>
      </w:r>
      <w:ins w:id="178" w:author="Walcher, L.T. (Lena)" w:date="2021-03-27T18:21:00Z">
        <w:r w:rsidR="004F2ACE">
          <w:t xml:space="preserve">and by </w:t>
        </w:r>
      </w:ins>
      <w:r>
        <w:t xml:space="preserve">improving </w:t>
      </w:r>
      <w:ins w:id="179" w:author="Walcher, L.T. (Lena)" w:date="2021-03-27T18:21:00Z">
        <w:r w:rsidR="004F2ACE">
          <w:t xml:space="preserve">the </w:t>
        </w:r>
      </w:ins>
      <w:r>
        <w:t xml:space="preserve">user acceptance </w:t>
      </w:r>
      <w:del w:id="180" w:author="Walcher, L.T. (Lena)" w:date="2021-03-27T18:22:00Z">
        <w:r w:rsidR="00182134" w:rsidDel="004F2ACE">
          <w:delText xml:space="preserve">and </w:delText>
        </w:r>
      </w:del>
      <w:ins w:id="181" w:author="Walcher, L.T. (Lena)" w:date="2021-03-27T18:22:00Z">
        <w:r w:rsidR="004F2ACE">
          <w:t xml:space="preserve">which </w:t>
        </w:r>
      </w:ins>
      <w:r w:rsidR="00182134">
        <w:t xml:space="preserve">in a natural way </w:t>
      </w:r>
      <w:del w:id="182" w:author="Walcher, L.T. (Lena)" w:date="2021-03-27T18:22:00Z">
        <w:r w:rsidR="00D15E32" w:rsidDel="004F2ACE">
          <w:delText xml:space="preserve">increasing </w:delText>
        </w:r>
      </w:del>
      <w:ins w:id="183" w:author="Walcher, L.T. (Lena)" w:date="2021-03-27T18:22:00Z">
        <w:r w:rsidR="004F2ACE">
          <w:t>increases the</w:t>
        </w:r>
        <w:r w:rsidR="004F2ACE">
          <w:t xml:space="preserve"> </w:t>
        </w:r>
      </w:ins>
      <w:r w:rsidR="00D15E32">
        <w:t>views</w:t>
      </w:r>
      <w:r w:rsidR="00182134">
        <w:t xml:space="preserve"> </w:t>
      </w:r>
      <w:del w:id="184" w:author="Walcher, L.T. (Lena)" w:date="2021-03-27T18:22:00Z">
        <w:r w:rsidR="00182134" w:rsidDel="004F2ACE">
          <w:delText>because</w:delText>
        </w:r>
      </w:del>
      <w:ins w:id="185" w:author="Walcher, L.T. (Lena)" w:date="2021-03-27T18:22:00Z">
        <w:r w:rsidR="004F2ACE">
          <w:t>as</w:t>
        </w:r>
      </w:ins>
      <w:r w:rsidR="00182134">
        <w:t xml:space="preserve"> the algorithm</w:t>
      </w:r>
      <w:r w:rsidR="0062775E">
        <w:t xml:space="preserve"> </w:t>
      </w:r>
      <w:del w:id="186" w:author="Walcher, L.T. (Lena)" w:date="2021-03-27T18:22:00Z">
        <w:r w:rsidR="0062775E" w:rsidDel="004F2ACE">
          <w:delText>would</w:delText>
        </w:r>
        <w:r w:rsidR="00182134" w:rsidDel="004F2ACE">
          <w:delText xml:space="preserve"> </w:delText>
        </w:r>
      </w:del>
      <w:r w:rsidR="00182134">
        <w:t>make</w:t>
      </w:r>
      <w:ins w:id="187" w:author="Walcher, L.T. (Lena)" w:date="2021-03-27T18:22:00Z">
        <w:r w:rsidR="004F2ACE">
          <w:t>s</w:t>
        </w:r>
      </w:ins>
      <w:r w:rsidR="00182134">
        <w:t xml:space="preserve"> better predictions, once it </w:t>
      </w:r>
      <w:del w:id="188" w:author="Walcher, L.T. (Lena)" w:date="2021-03-27T18:22:00Z">
        <w:r w:rsidR="00182134" w:rsidDel="004F2ACE">
          <w:delText xml:space="preserve">used </w:delText>
        </w:r>
      </w:del>
      <w:ins w:id="189" w:author="Walcher, L.T. (Lena)" w:date="2021-03-27T18:22:00Z">
        <w:r w:rsidR="004F2ACE">
          <w:t>includes the</w:t>
        </w:r>
        <w:r w:rsidR="004F2ACE">
          <w:t xml:space="preserve"> </w:t>
        </w:r>
      </w:ins>
      <w:r w:rsidR="00182134">
        <w:t>users inputs and control.</w:t>
      </w:r>
    </w:p>
    <w:p w14:paraId="483AE9D5" w14:textId="75A3A3CC" w:rsidR="00A20A4B" w:rsidRDefault="00A20A4B" w:rsidP="008D725A"/>
    <w:p w14:paraId="21CFBE86" w14:textId="77777777" w:rsidR="005D5322" w:rsidRDefault="005D5322"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232136C1" w14:textId="77777777" w:rsidR="005D5322"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5D5322" w14:paraId="6DF206A6" w14:textId="77777777">
                <w:trPr>
                  <w:divId w:val="990018172"/>
                  <w:tblCellSpacing w:w="15" w:type="dxa"/>
                </w:trPr>
                <w:tc>
                  <w:tcPr>
                    <w:tcW w:w="50" w:type="pct"/>
                    <w:hideMark/>
                  </w:tcPr>
                  <w:p w14:paraId="1520EEFB" w14:textId="72362B1F" w:rsidR="005D5322" w:rsidRDefault="005D5322">
                    <w:pPr>
                      <w:pStyle w:val="Bibliography"/>
                      <w:rPr>
                        <w:noProof/>
                        <w:sz w:val="24"/>
                        <w:szCs w:val="24"/>
                      </w:rPr>
                    </w:pPr>
                    <w:r>
                      <w:rPr>
                        <w:noProof/>
                      </w:rPr>
                      <w:t xml:space="preserve">[1] </w:t>
                    </w:r>
                  </w:p>
                </w:tc>
                <w:tc>
                  <w:tcPr>
                    <w:tcW w:w="0" w:type="auto"/>
                    <w:hideMark/>
                  </w:tcPr>
                  <w:p w14:paraId="2B7CCDDB" w14:textId="77777777" w:rsidR="005D5322" w:rsidRDefault="005D5322">
                    <w:pPr>
                      <w:pStyle w:val="Bibliography"/>
                      <w:rPr>
                        <w:noProof/>
                      </w:rPr>
                    </w:pPr>
                    <w:r>
                      <w:rPr>
                        <w:noProof/>
                      </w:rPr>
                      <w:t xml:space="preserve">T. Asikis, J. Klinglmayr, D. Helbing and E. Pournaras, "How value-sensitive desing can empower sustainable consumption," no. https://doi.org/10.1098/rsos.201418, 2021. </w:t>
                    </w:r>
                  </w:p>
                </w:tc>
              </w:tr>
              <w:tr w:rsidR="005D5322" w14:paraId="5314210A" w14:textId="77777777">
                <w:trPr>
                  <w:divId w:val="990018172"/>
                  <w:tblCellSpacing w:w="15" w:type="dxa"/>
                </w:trPr>
                <w:tc>
                  <w:tcPr>
                    <w:tcW w:w="50" w:type="pct"/>
                    <w:hideMark/>
                  </w:tcPr>
                  <w:p w14:paraId="78F60211" w14:textId="77777777" w:rsidR="005D5322" w:rsidRDefault="005D5322">
                    <w:pPr>
                      <w:pStyle w:val="Bibliography"/>
                      <w:rPr>
                        <w:noProof/>
                      </w:rPr>
                    </w:pPr>
                    <w:r>
                      <w:rPr>
                        <w:noProof/>
                      </w:rPr>
                      <w:t xml:space="preserve">[2] </w:t>
                    </w:r>
                  </w:p>
                </w:tc>
                <w:tc>
                  <w:tcPr>
                    <w:tcW w:w="0" w:type="auto"/>
                    <w:hideMark/>
                  </w:tcPr>
                  <w:p w14:paraId="10BA3872" w14:textId="77777777" w:rsidR="005D5322" w:rsidRDefault="005D5322">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5D5322" w14:paraId="01C8A077" w14:textId="77777777">
                <w:trPr>
                  <w:divId w:val="990018172"/>
                  <w:tblCellSpacing w:w="15" w:type="dxa"/>
                </w:trPr>
                <w:tc>
                  <w:tcPr>
                    <w:tcW w:w="50" w:type="pct"/>
                    <w:hideMark/>
                  </w:tcPr>
                  <w:p w14:paraId="46445C3E" w14:textId="77777777" w:rsidR="005D5322" w:rsidRDefault="005D5322">
                    <w:pPr>
                      <w:pStyle w:val="Bibliography"/>
                      <w:rPr>
                        <w:noProof/>
                      </w:rPr>
                    </w:pPr>
                    <w:r>
                      <w:rPr>
                        <w:noProof/>
                      </w:rPr>
                      <w:t xml:space="preserve">[3] </w:t>
                    </w:r>
                  </w:p>
                </w:tc>
                <w:tc>
                  <w:tcPr>
                    <w:tcW w:w="0" w:type="auto"/>
                    <w:hideMark/>
                  </w:tcPr>
                  <w:p w14:paraId="479387AC" w14:textId="77777777" w:rsidR="005D5322" w:rsidRDefault="005D5322">
                    <w:pPr>
                      <w:pStyle w:val="Bibliography"/>
                      <w:rPr>
                        <w:noProof/>
                      </w:rPr>
                    </w:pPr>
                    <w:r>
                      <w:rPr>
                        <w:noProof/>
                      </w:rPr>
                      <w:t xml:space="preserve">"Pattern Library," no. https://aapatternlibrary.wordpress.com/. </w:t>
                    </w:r>
                  </w:p>
                </w:tc>
              </w:tr>
              <w:tr w:rsidR="005D5322" w14:paraId="602115D0" w14:textId="77777777">
                <w:trPr>
                  <w:divId w:val="990018172"/>
                  <w:tblCellSpacing w:w="15" w:type="dxa"/>
                </w:trPr>
                <w:tc>
                  <w:tcPr>
                    <w:tcW w:w="50" w:type="pct"/>
                    <w:hideMark/>
                  </w:tcPr>
                  <w:p w14:paraId="08C09395" w14:textId="77777777" w:rsidR="005D5322" w:rsidRDefault="005D5322">
                    <w:pPr>
                      <w:pStyle w:val="Bibliography"/>
                      <w:rPr>
                        <w:noProof/>
                      </w:rPr>
                    </w:pPr>
                    <w:r>
                      <w:rPr>
                        <w:noProof/>
                      </w:rPr>
                      <w:t xml:space="preserve">[4] </w:t>
                    </w:r>
                  </w:p>
                </w:tc>
                <w:tc>
                  <w:tcPr>
                    <w:tcW w:w="0" w:type="auto"/>
                    <w:hideMark/>
                  </w:tcPr>
                  <w:p w14:paraId="5EEA5DE5" w14:textId="77777777" w:rsidR="005D5322" w:rsidRDefault="005D5322">
                    <w:pPr>
                      <w:pStyle w:val="Bibliography"/>
                      <w:rPr>
                        <w:noProof/>
                      </w:rPr>
                    </w:pPr>
                    <w:r>
                      <w:rPr>
                        <w:noProof/>
                      </w:rPr>
                      <w:t xml:space="preserve">D. P. ,. V. Chen He, "Interactive recommender systems: A survey of the state of the art and future research challenges and opportunities," 2016. </w:t>
                    </w:r>
                  </w:p>
                </w:tc>
              </w:tr>
              <w:tr w:rsidR="005D5322" w14:paraId="4DBD9978" w14:textId="77777777">
                <w:trPr>
                  <w:divId w:val="990018172"/>
                  <w:tblCellSpacing w:w="15" w:type="dxa"/>
                </w:trPr>
                <w:tc>
                  <w:tcPr>
                    <w:tcW w:w="50" w:type="pct"/>
                    <w:hideMark/>
                  </w:tcPr>
                  <w:p w14:paraId="704EB23D" w14:textId="77777777" w:rsidR="005D5322" w:rsidRDefault="005D5322">
                    <w:pPr>
                      <w:pStyle w:val="Bibliography"/>
                      <w:rPr>
                        <w:noProof/>
                      </w:rPr>
                    </w:pPr>
                    <w:r>
                      <w:rPr>
                        <w:noProof/>
                      </w:rPr>
                      <w:t xml:space="preserve">[5] </w:t>
                    </w:r>
                  </w:p>
                </w:tc>
                <w:tc>
                  <w:tcPr>
                    <w:tcW w:w="0" w:type="auto"/>
                    <w:hideMark/>
                  </w:tcPr>
                  <w:p w14:paraId="1618BAA9" w14:textId="77777777" w:rsidR="005D5322" w:rsidRDefault="005D5322">
                    <w:pPr>
                      <w:pStyle w:val="Bibliography"/>
                      <w:rPr>
                        <w:noProof/>
                      </w:rPr>
                    </w:pPr>
                    <w:r>
                      <w:rPr>
                        <w:noProof/>
                      </w:rPr>
                      <w:t xml:space="preserve">Z. Fayyaz, M. Ebrahimian, D. Nawara, A. Ibrahim and R. Kashef, "Recommendation Systems: Algorithms, Challenges, Metrics, and Business Opportunities," 2020. </w:t>
                    </w:r>
                  </w:p>
                </w:tc>
              </w:tr>
              <w:tr w:rsidR="005D5322" w14:paraId="087EF1A8" w14:textId="77777777">
                <w:trPr>
                  <w:divId w:val="990018172"/>
                  <w:tblCellSpacing w:w="15" w:type="dxa"/>
                </w:trPr>
                <w:tc>
                  <w:tcPr>
                    <w:tcW w:w="50" w:type="pct"/>
                    <w:hideMark/>
                  </w:tcPr>
                  <w:p w14:paraId="7DB573A5" w14:textId="77777777" w:rsidR="005D5322" w:rsidRDefault="005D5322">
                    <w:pPr>
                      <w:pStyle w:val="Bibliography"/>
                      <w:rPr>
                        <w:noProof/>
                      </w:rPr>
                    </w:pPr>
                    <w:r>
                      <w:rPr>
                        <w:noProof/>
                      </w:rPr>
                      <w:t xml:space="preserve">[6] </w:t>
                    </w:r>
                  </w:p>
                </w:tc>
                <w:tc>
                  <w:tcPr>
                    <w:tcW w:w="0" w:type="auto"/>
                    <w:hideMark/>
                  </w:tcPr>
                  <w:p w14:paraId="35228617" w14:textId="77777777" w:rsidR="005D5322" w:rsidRDefault="005D5322">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5D5322" w14:paraId="4B597776" w14:textId="77777777">
                <w:trPr>
                  <w:divId w:val="990018172"/>
                  <w:tblCellSpacing w:w="15" w:type="dxa"/>
                </w:trPr>
                <w:tc>
                  <w:tcPr>
                    <w:tcW w:w="50" w:type="pct"/>
                    <w:hideMark/>
                  </w:tcPr>
                  <w:p w14:paraId="09097095" w14:textId="77777777" w:rsidR="005D5322" w:rsidRDefault="005D5322">
                    <w:pPr>
                      <w:pStyle w:val="Bibliography"/>
                      <w:rPr>
                        <w:noProof/>
                      </w:rPr>
                    </w:pPr>
                    <w:r>
                      <w:rPr>
                        <w:noProof/>
                      </w:rPr>
                      <w:t xml:space="preserve">[7] </w:t>
                    </w:r>
                  </w:p>
                </w:tc>
                <w:tc>
                  <w:tcPr>
                    <w:tcW w:w="0" w:type="auto"/>
                    <w:hideMark/>
                  </w:tcPr>
                  <w:p w14:paraId="4A30C099" w14:textId="77777777" w:rsidR="005D5322" w:rsidRDefault="005D5322">
                    <w:pPr>
                      <w:pStyle w:val="Bibliography"/>
                      <w:rPr>
                        <w:noProof/>
                      </w:rPr>
                    </w:pPr>
                    <w:r>
                      <w:rPr>
                        <w:noProof/>
                      </w:rPr>
                      <w:t xml:space="preserve">J. Davis and L. Nathan, Value Sensitive Design: Applications, Adaptations, and Critiques, 2015. </w:t>
                    </w:r>
                  </w:p>
                </w:tc>
              </w:tr>
              <w:tr w:rsidR="005D5322" w14:paraId="303E8586" w14:textId="77777777">
                <w:trPr>
                  <w:divId w:val="990018172"/>
                  <w:tblCellSpacing w:w="15" w:type="dxa"/>
                </w:trPr>
                <w:tc>
                  <w:tcPr>
                    <w:tcW w:w="50" w:type="pct"/>
                    <w:hideMark/>
                  </w:tcPr>
                  <w:p w14:paraId="4248C774" w14:textId="77777777" w:rsidR="005D5322" w:rsidRDefault="005D5322">
                    <w:pPr>
                      <w:pStyle w:val="Bibliography"/>
                      <w:rPr>
                        <w:noProof/>
                      </w:rPr>
                    </w:pPr>
                    <w:r>
                      <w:rPr>
                        <w:noProof/>
                      </w:rPr>
                      <w:t xml:space="preserve">[8] </w:t>
                    </w:r>
                  </w:p>
                </w:tc>
                <w:tc>
                  <w:tcPr>
                    <w:tcW w:w="0" w:type="auto"/>
                    <w:hideMark/>
                  </w:tcPr>
                  <w:p w14:paraId="7D1881F5" w14:textId="77777777" w:rsidR="005D5322" w:rsidRDefault="005D5322">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5D5322" w14:paraId="36B78AC9" w14:textId="77777777">
                <w:trPr>
                  <w:divId w:val="990018172"/>
                  <w:tblCellSpacing w:w="15" w:type="dxa"/>
                </w:trPr>
                <w:tc>
                  <w:tcPr>
                    <w:tcW w:w="50" w:type="pct"/>
                    <w:hideMark/>
                  </w:tcPr>
                  <w:p w14:paraId="69952059" w14:textId="77777777" w:rsidR="005D5322" w:rsidRDefault="005D5322">
                    <w:pPr>
                      <w:pStyle w:val="Bibliography"/>
                      <w:rPr>
                        <w:noProof/>
                      </w:rPr>
                    </w:pPr>
                    <w:r>
                      <w:rPr>
                        <w:noProof/>
                      </w:rPr>
                      <w:lastRenderedPageBreak/>
                      <w:t xml:space="preserve">[9] </w:t>
                    </w:r>
                  </w:p>
                </w:tc>
                <w:tc>
                  <w:tcPr>
                    <w:tcW w:w="0" w:type="auto"/>
                    <w:hideMark/>
                  </w:tcPr>
                  <w:p w14:paraId="1906D8CA" w14:textId="77777777" w:rsidR="005D5322" w:rsidRDefault="005D5322">
                    <w:pPr>
                      <w:pStyle w:val="Bibliography"/>
                      <w:rPr>
                        <w:noProof/>
                      </w:rPr>
                    </w:pPr>
                    <w:r>
                      <w:rPr>
                        <w:noProof/>
                      </w:rPr>
                      <w:t xml:space="preserve">B. Friedman, Human Values and the Design of Computer Technology, Cambridge University Press, 1997. </w:t>
                    </w:r>
                  </w:p>
                </w:tc>
              </w:tr>
              <w:tr w:rsidR="005D5322" w14:paraId="0266B60F" w14:textId="77777777">
                <w:trPr>
                  <w:divId w:val="990018172"/>
                  <w:tblCellSpacing w:w="15" w:type="dxa"/>
                </w:trPr>
                <w:tc>
                  <w:tcPr>
                    <w:tcW w:w="50" w:type="pct"/>
                    <w:hideMark/>
                  </w:tcPr>
                  <w:p w14:paraId="3A540CD9" w14:textId="77777777" w:rsidR="005D5322" w:rsidRDefault="005D5322">
                    <w:pPr>
                      <w:pStyle w:val="Bibliography"/>
                      <w:rPr>
                        <w:noProof/>
                      </w:rPr>
                    </w:pPr>
                    <w:r>
                      <w:rPr>
                        <w:noProof/>
                      </w:rPr>
                      <w:t xml:space="preserve">[10] </w:t>
                    </w:r>
                  </w:p>
                </w:tc>
                <w:tc>
                  <w:tcPr>
                    <w:tcW w:w="0" w:type="auto"/>
                    <w:hideMark/>
                  </w:tcPr>
                  <w:p w14:paraId="457DB3C7" w14:textId="77777777" w:rsidR="005D5322" w:rsidRDefault="005D5322">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5D5322" w14:paraId="5BC79A2C" w14:textId="77777777">
                <w:trPr>
                  <w:divId w:val="990018172"/>
                  <w:tblCellSpacing w:w="15" w:type="dxa"/>
                </w:trPr>
                <w:tc>
                  <w:tcPr>
                    <w:tcW w:w="50" w:type="pct"/>
                    <w:hideMark/>
                  </w:tcPr>
                  <w:p w14:paraId="39630BFB" w14:textId="77777777" w:rsidR="005D5322" w:rsidRDefault="005D5322">
                    <w:pPr>
                      <w:pStyle w:val="Bibliography"/>
                      <w:rPr>
                        <w:noProof/>
                      </w:rPr>
                    </w:pPr>
                    <w:r>
                      <w:rPr>
                        <w:noProof/>
                      </w:rPr>
                      <w:t xml:space="preserve">[11] </w:t>
                    </w:r>
                  </w:p>
                </w:tc>
                <w:tc>
                  <w:tcPr>
                    <w:tcW w:w="0" w:type="auto"/>
                    <w:hideMark/>
                  </w:tcPr>
                  <w:p w14:paraId="27CF6E4F" w14:textId="77777777" w:rsidR="005D5322" w:rsidRDefault="005D5322">
                    <w:pPr>
                      <w:pStyle w:val="Bibliography"/>
                      <w:rPr>
                        <w:noProof/>
                      </w:rPr>
                    </w:pPr>
                    <w:r>
                      <w:rPr>
                        <w:noProof/>
                      </w:rPr>
                      <w:t xml:space="preserve">J. Simon, P.-H. Wong and G. Rieder, "Algorithmic bias and the Value Sensitive Design approach," 2020. </w:t>
                    </w:r>
                  </w:p>
                </w:tc>
              </w:tr>
              <w:tr w:rsidR="005D5322" w14:paraId="36BD9AD7" w14:textId="77777777">
                <w:trPr>
                  <w:divId w:val="990018172"/>
                  <w:tblCellSpacing w:w="15" w:type="dxa"/>
                </w:trPr>
                <w:tc>
                  <w:tcPr>
                    <w:tcW w:w="50" w:type="pct"/>
                    <w:hideMark/>
                  </w:tcPr>
                  <w:p w14:paraId="13728325" w14:textId="77777777" w:rsidR="005D5322" w:rsidRDefault="005D5322">
                    <w:pPr>
                      <w:pStyle w:val="Bibliography"/>
                      <w:rPr>
                        <w:noProof/>
                      </w:rPr>
                    </w:pPr>
                    <w:r>
                      <w:rPr>
                        <w:noProof/>
                      </w:rPr>
                      <w:t xml:space="preserve">[12] </w:t>
                    </w:r>
                  </w:p>
                </w:tc>
                <w:tc>
                  <w:tcPr>
                    <w:tcW w:w="0" w:type="auto"/>
                    <w:hideMark/>
                  </w:tcPr>
                  <w:p w14:paraId="2B1DF144" w14:textId="77777777" w:rsidR="005D5322" w:rsidRDefault="005D5322">
                    <w:pPr>
                      <w:pStyle w:val="Bibliography"/>
                      <w:rPr>
                        <w:noProof/>
                      </w:rPr>
                    </w:pPr>
                    <w:r>
                      <w:rPr>
                        <w:noProof/>
                      </w:rPr>
                      <w:t>StakeholderMap, "https://www.stakeholdermap.com/retail-stakeholders.html".</w:t>
                    </w:r>
                  </w:p>
                </w:tc>
              </w:tr>
              <w:tr w:rsidR="005D5322" w14:paraId="02F4923E" w14:textId="77777777">
                <w:trPr>
                  <w:divId w:val="990018172"/>
                  <w:tblCellSpacing w:w="15" w:type="dxa"/>
                </w:trPr>
                <w:tc>
                  <w:tcPr>
                    <w:tcW w:w="50" w:type="pct"/>
                    <w:hideMark/>
                  </w:tcPr>
                  <w:p w14:paraId="22E9FB7B" w14:textId="77777777" w:rsidR="005D5322" w:rsidRDefault="005D5322">
                    <w:pPr>
                      <w:pStyle w:val="Bibliography"/>
                      <w:rPr>
                        <w:noProof/>
                      </w:rPr>
                    </w:pPr>
                    <w:r>
                      <w:rPr>
                        <w:noProof/>
                      </w:rPr>
                      <w:t xml:space="preserve">[13] </w:t>
                    </w:r>
                  </w:p>
                </w:tc>
                <w:tc>
                  <w:tcPr>
                    <w:tcW w:w="0" w:type="auto"/>
                    <w:hideMark/>
                  </w:tcPr>
                  <w:p w14:paraId="05615B34" w14:textId="77777777" w:rsidR="005D5322" w:rsidRDefault="005D5322">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5D5322" w14:paraId="363FE2B2" w14:textId="77777777">
                <w:trPr>
                  <w:divId w:val="990018172"/>
                  <w:tblCellSpacing w:w="15" w:type="dxa"/>
                </w:trPr>
                <w:tc>
                  <w:tcPr>
                    <w:tcW w:w="50" w:type="pct"/>
                    <w:hideMark/>
                  </w:tcPr>
                  <w:p w14:paraId="7B9AF869" w14:textId="77777777" w:rsidR="005D5322" w:rsidRDefault="005D5322">
                    <w:pPr>
                      <w:pStyle w:val="Bibliography"/>
                      <w:rPr>
                        <w:noProof/>
                      </w:rPr>
                    </w:pPr>
                    <w:r>
                      <w:rPr>
                        <w:noProof/>
                      </w:rPr>
                      <w:t xml:space="preserve">[14] </w:t>
                    </w:r>
                  </w:p>
                </w:tc>
                <w:tc>
                  <w:tcPr>
                    <w:tcW w:w="0" w:type="auto"/>
                    <w:hideMark/>
                  </w:tcPr>
                  <w:p w14:paraId="0338D494" w14:textId="77777777" w:rsidR="005D5322" w:rsidRDefault="005D5322">
                    <w:pPr>
                      <w:pStyle w:val="Bibliography"/>
                      <w:rPr>
                        <w:noProof/>
                      </w:rPr>
                    </w:pPr>
                    <w:r>
                      <w:rPr>
                        <w:noProof/>
                      </w:rPr>
                      <w:t xml:space="preserve">R. Burke, "Hybrid recommender systems: Survey and experiments. User Modeling and User Adapted Interaction," 2002. </w:t>
                    </w:r>
                  </w:p>
                </w:tc>
              </w:tr>
              <w:tr w:rsidR="005D5322" w14:paraId="3DEEF737" w14:textId="77777777">
                <w:trPr>
                  <w:divId w:val="990018172"/>
                  <w:tblCellSpacing w:w="15" w:type="dxa"/>
                </w:trPr>
                <w:tc>
                  <w:tcPr>
                    <w:tcW w:w="50" w:type="pct"/>
                    <w:hideMark/>
                  </w:tcPr>
                  <w:p w14:paraId="4BE89198" w14:textId="77777777" w:rsidR="005D5322" w:rsidRDefault="005D5322">
                    <w:pPr>
                      <w:pStyle w:val="Bibliography"/>
                      <w:rPr>
                        <w:noProof/>
                      </w:rPr>
                    </w:pPr>
                    <w:r>
                      <w:rPr>
                        <w:noProof/>
                      </w:rPr>
                      <w:t xml:space="preserve">[15] </w:t>
                    </w:r>
                  </w:p>
                </w:tc>
                <w:tc>
                  <w:tcPr>
                    <w:tcW w:w="0" w:type="auto"/>
                    <w:hideMark/>
                  </w:tcPr>
                  <w:p w14:paraId="34265746" w14:textId="77777777" w:rsidR="005D5322" w:rsidRDefault="005D5322">
                    <w:pPr>
                      <w:pStyle w:val="Bibliography"/>
                      <w:rPr>
                        <w:noProof/>
                      </w:rPr>
                    </w:pPr>
                    <w:r>
                      <w:rPr>
                        <w:noProof/>
                      </w:rPr>
                      <w:t xml:space="preserve">M. J. Pazzani and D. Billsus, "Content-based recommendation systems," no. http://www.springerlink.com/index/qq35wt68l6774261, 2007. </w:t>
                    </w:r>
                  </w:p>
                </w:tc>
              </w:tr>
              <w:tr w:rsidR="005D5322" w14:paraId="7DA98C54" w14:textId="77777777">
                <w:trPr>
                  <w:divId w:val="990018172"/>
                  <w:tblCellSpacing w:w="15" w:type="dxa"/>
                </w:trPr>
                <w:tc>
                  <w:tcPr>
                    <w:tcW w:w="50" w:type="pct"/>
                    <w:hideMark/>
                  </w:tcPr>
                  <w:p w14:paraId="138ECA35" w14:textId="77777777" w:rsidR="005D5322" w:rsidRDefault="005D5322">
                    <w:pPr>
                      <w:pStyle w:val="Bibliography"/>
                      <w:rPr>
                        <w:noProof/>
                      </w:rPr>
                    </w:pPr>
                    <w:r>
                      <w:rPr>
                        <w:noProof/>
                      </w:rPr>
                      <w:t xml:space="preserve">[16] </w:t>
                    </w:r>
                  </w:p>
                </w:tc>
                <w:tc>
                  <w:tcPr>
                    <w:tcW w:w="0" w:type="auto"/>
                    <w:hideMark/>
                  </w:tcPr>
                  <w:p w14:paraId="67F002D5" w14:textId="77777777" w:rsidR="005D5322" w:rsidRDefault="005D5322">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bl>
            <w:p w14:paraId="6C796262" w14:textId="77777777" w:rsidR="005D5322" w:rsidRDefault="005D5322">
              <w:pPr>
                <w:divId w:val="990018172"/>
                <w:rPr>
                  <w:rFonts w:eastAsia="Times New Roman"/>
                  <w:noProof/>
                </w:rPr>
              </w:pPr>
            </w:p>
            <w:p w14:paraId="4A152AD3" w14:textId="56A4D534" w:rsidR="00043077" w:rsidRDefault="00043077">
              <w:r>
                <w:rPr>
                  <w:b/>
                  <w:bCs/>
                  <w:noProof/>
                </w:rPr>
                <w:fldChar w:fldCharType="end"/>
              </w:r>
            </w:p>
          </w:sdtContent>
        </w:sdt>
      </w:sdtContent>
    </w:sdt>
    <w:p w14:paraId="4CAD1B44" w14:textId="392408A4" w:rsidR="005D5322" w:rsidRDefault="005D5322" w:rsidP="005D5322"/>
    <w:p w14:paraId="366C5545" w14:textId="2865A439" w:rsidR="002A3AE8" w:rsidRDefault="002A3AE8" w:rsidP="005D5322"/>
    <w:p w14:paraId="5E59D939" w14:textId="50C92743" w:rsidR="002A3AE8" w:rsidRDefault="002A3AE8" w:rsidP="005D5322"/>
    <w:p w14:paraId="4FF41F70" w14:textId="3205E823" w:rsidR="002A3AE8" w:rsidRDefault="002A3AE8" w:rsidP="005D5322"/>
    <w:p w14:paraId="27A74655" w14:textId="74F5F1CF" w:rsidR="002A3AE8" w:rsidRDefault="002A3AE8" w:rsidP="005D5322"/>
    <w:p w14:paraId="1A4A994C" w14:textId="119ACF1D" w:rsidR="002A3AE8" w:rsidRDefault="002A3AE8" w:rsidP="005D5322"/>
    <w:p w14:paraId="7B0844B4" w14:textId="4D3B174E" w:rsidR="002A3AE8" w:rsidRDefault="002A3AE8" w:rsidP="005D5322"/>
    <w:p w14:paraId="6EF9D8F6" w14:textId="5D32A0B7" w:rsidR="002A3AE8" w:rsidRDefault="002A3AE8" w:rsidP="005D5322"/>
    <w:p w14:paraId="7A4C86E9" w14:textId="755AD31B" w:rsidR="002A3AE8" w:rsidRDefault="002A3AE8" w:rsidP="005D5322"/>
    <w:p w14:paraId="38619EDB" w14:textId="77777777" w:rsidR="002A3AE8" w:rsidRPr="005D5322" w:rsidRDefault="002A3AE8" w:rsidP="005D5322"/>
    <w:p w14:paraId="4DA42C7A" w14:textId="6B4FB21E" w:rsidR="007B58FB" w:rsidRDefault="007B58FB" w:rsidP="00C96677">
      <w:pPr>
        <w:pStyle w:val="Heading1"/>
        <w:numPr>
          <w:ilvl w:val="0"/>
          <w:numId w:val="10"/>
        </w:numPr>
      </w:pPr>
      <w:r>
        <w:lastRenderedPageBreak/>
        <w:t>Appendix</w:t>
      </w:r>
      <w:r w:rsidRPr="007A0943">
        <w:t>:</w:t>
      </w:r>
    </w:p>
    <w:p w14:paraId="2C2B0D84" w14:textId="5C1D4D44" w:rsidR="007B58FB" w:rsidRDefault="007B58FB" w:rsidP="007B58FB">
      <w:pPr>
        <w:pStyle w:val="Heading2"/>
        <w:numPr>
          <w:ilvl w:val="1"/>
          <w:numId w:val="10"/>
        </w:numPr>
      </w:pPr>
      <w:r>
        <w:t>Code</w:t>
      </w:r>
    </w:p>
    <w:p w14:paraId="6B2A0424" w14:textId="1BD5EF55" w:rsidR="0049545B" w:rsidRDefault="0049545B" w:rsidP="0049545B">
      <w:r>
        <w:t xml:space="preserve">The is provided in </w:t>
      </w:r>
      <w:r w:rsidR="006305DB">
        <w:t>a</w:t>
      </w:r>
      <w:r>
        <w:t xml:space="preserve"> jupyter notebook named: </w:t>
      </w:r>
      <w:r w:rsidRPr="0049545B">
        <w:t>Media_RecommenderBackEnd_HansFranke.ipynb</w:t>
      </w:r>
    </w:p>
    <w:p w14:paraId="3AA263CC" w14:textId="77777777" w:rsidR="007B32F6" w:rsidRPr="00630901" w:rsidRDefault="007B32F6" w:rsidP="0049545B">
      <w:pPr>
        <w:rPr>
          <w:lang w:val="nl-NL"/>
        </w:rPr>
      </w:pPr>
      <w:r w:rsidRPr="00630901">
        <w:rPr>
          <w:lang w:val="nl-NL"/>
        </w:rPr>
        <w:t>Open in Github:</w:t>
      </w:r>
    </w:p>
    <w:p w14:paraId="325F44A9" w14:textId="02DB511F" w:rsidR="007B32F6" w:rsidRPr="00630901" w:rsidRDefault="004F2ACE" w:rsidP="0049545B">
      <w:pPr>
        <w:rPr>
          <w:lang w:val="nl-NL"/>
        </w:rPr>
      </w:pPr>
      <w:hyperlink r:id="rId34" w:history="1">
        <w:r w:rsidR="007B32F6" w:rsidRPr="00630901">
          <w:rPr>
            <w:rStyle w:val="Hyperlink"/>
            <w:lang w:val="nl-NL"/>
          </w:rPr>
          <w:t>https://github.com/hansfranke1985/Public-Media/blob/main/Assigment_2/Media_RecommenderBackEnd_HansFranke.ipynb</w:t>
        </w:r>
      </w:hyperlink>
    </w:p>
    <w:p w14:paraId="5D89F0E3" w14:textId="77777777" w:rsidR="00E2504D" w:rsidRDefault="0049545B" w:rsidP="0049545B">
      <w:r>
        <w:t>Or you can open the html generated:</w:t>
      </w:r>
    </w:p>
    <w:p w14:paraId="6706E5AC" w14:textId="77777777" w:rsidR="000C632C" w:rsidRDefault="0049545B" w:rsidP="0049545B">
      <w:r>
        <w:t xml:space="preserve"> </w:t>
      </w:r>
      <w:r w:rsidRPr="0049545B">
        <w:t xml:space="preserve"> </w:t>
      </w:r>
    </w:p>
    <w:p w14:paraId="4ADD586B" w14:textId="62EE3227" w:rsidR="0049545B" w:rsidRDefault="000C632C" w:rsidP="0049545B">
      <w:r>
        <w:object w:dxaOrig="1525" w:dyaOrig="992" w14:anchorId="133492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35" o:title=""/>
          </v:shape>
          <o:OLEObject Type="Embed" ProgID="Package" ShapeID="_x0000_i1025" DrawAspect="Icon" ObjectID="_1678374528" r:id="rId36"/>
        </w:object>
      </w:r>
    </w:p>
    <w:p w14:paraId="2DF18975" w14:textId="26332A31" w:rsidR="00E2504D" w:rsidRDefault="00E2504D" w:rsidP="0049545B"/>
    <w:p w14:paraId="01E2124D" w14:textId="2A437974" w:rsidR="00E2504D" w:rsidRDefault="00E2504D" w:rsidP="0049545B"/>
    <w:p w14:paraId="79972DE8" w14:textId="0EA5D9B8" w:rsidR="006305DB" w:rsidRDefault="006305DB" w:rsidP="0049545B"/>
    <w:p w14:paraId="0B9E2058" w14:textId="4C4B81CC" w:rsidR="000C632C" w:rsidRDefault="000C632C" w:rsidP="0049545B"/>
    <w:p w14:paraId="07BF40EF" w14:textId="4F2AD1C9" w:rsidR="000C632C" w:rsidRDefault="000C632C" w:rsidP="0049545B"/>
    <w:p w14:paraId="38BEF85E" w14:textId="114AFAA7" w:rsidR="000C632C" w:rsidRDefault="000C632C" w:rsidP="0049545B"/>
    <w:p w14:paraId="047E9D9B" w14:textId="1BC8FDC5" w:rsidR="000C632C" w:rsidRDefault="000C632C" w:rsidP="0049545B"/>
    <w:p w14:paraId="08BC2B69" w14:textId="44B61C06" w:rsidR="002A3AE8" w:rsidRDefault="002A3AE8" w:rsidP="0049545B"/>
    <w:p w14:paraId="195DED38" w14:textId="4CC9E7D5" w:rsidR="002A3AE8" w:rsidRDefault="002A3AE8" w:rsidP="0049545B"/>
    <w:p w14:paraId="78CFADD1" w14:textId="2AC26531" w:rsidR="002A3AE8" w:rsidRDefault="002A3AE8" w:rsidP="0049545B"/>
    <w:p w14:paraId="7EB0E3D6" w14:textId="161DD014" w:rsidR="002A3AE8" w:rsidRDefault="002A3AE8" w:rsidP="0049545B"/>
    <w:p w14:paraId="10C43FAC" w14:textId="77777777" w:rsidR="002A3AE8" w:rsidRDefault="002A3AE8" w:rsidP="0049545B"/>
    <w:p w14:paraId="71594772" w14:textId="0916DF92" w:rsidR="000C632C" w:rsidRDefault="000C632C" w:rsidP="0049545B"/>
    <w:p w14:paraId="4D8BA0F5" w14:textId="00AAA456" w:rsidR="000C632C" w:rsidRDefault="000C632C" w:rsidP="0049545B"/>
    <w:p w14:paraId="2D6F15BD" w14:textId="19A1CABB" w:rsidR="000C632C" w:rsidRDefault="000C632C"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0549003" w14:textId="0FEB1BDF" w:rsidR="007B58FB" w:rsidRDefault="007B58FB" w:rsidP="007B58FB">
      <w:pPr>
        <w:pStyle w:val="Heading2"/>
        <w:numPr>
          <w:ilvl w:val="1"/>
          <w:numId w:val="10"/>
        </w:numPr>
      </w:pPr>
      <w:r>
        <w:lastRenderedPageBreak/>
        <w:t>Interface</w:t>
      </w:r>
    </w:p>
    <w:p w14:paraId="4998E099" w14:textId="08ED3C54" w:rsidR="00E2504D" w:rsidRDefault="00E2504D" w:rsidP="00E2504D"/>
    <w:p w14:paraId="103027D4" w14:textId="4519C510" w:rsidR="00E2504D" w:rsidRDefault="00E2504D" w:rsidP="00E2504D">
      <w:r>
        <w:t xml:space="preserve">The interface is public available at: </w:t>
      </w:r>
      <w:hyperlink r:id="rId37" w:history="1">
        <w:r w:rsidRPr="00E2504D">
          <w:rPr>
            <w:rStyle w:val="Hyperlink"/>
          </w:rPr>
          <w:t>https://www.figma.com/file/ItyHCF6CAdeDkbazTYkyAI/Media?node-id=23%3A83</w:t>
        </w:r>
      </w:hyperlink>
    </w:p>
    <w:p w14:paraId="08A9CF4E" w14:textId="0AD096F5" w:rsidR="00E2504D" w:rsidRPr="00AC3FD2" w:rsidRDefault="00E2504D" w:rsidP="00E2504D">
      <w:pPr>
        <w:rPr>
          <w:b/>
          <w:bCs/>
        </w:rPr>
      </w:pPr>
      <w:r w:rsidRPr="00AC3FD2">
        <w:rPr>
          <w:b/>
          <w:bCs/>
        </w:rPr>
        <w:t xml:space="preserve">Sign and </w:t>
      </w:r>
      <w:r w:rsidR="005D5322">
        <w:rPr>
          <w:b/>
          <w:bCs/>
        </w:rPr>
        <w:t>Setup</w:t>
      </w:r>
      <w:r w:rsidRPr="00AC3FD2">
        <w:rPr>
          <w:b/>
          <w:bCs/>
        </w:rPr>
        <w:t xml:space="preserve"> pages:</w:t>
      </w:r>
    </w:p>
    <w:p w14:paraId="374E8F29" w14:textId="0AD9C715" w:rsidR="00E2504D" w:rsidRDefault="00AC3FD2" w:rsidP="007B58FB">
      <w:pPr>
        <w:rPr>
          <w:noProof/>
        </w:rPr>
      </w:pPr>
      <w:r>
        <w:rPr>
          <w:noProof/>
        </w:rPr>
        <w:drawing>
          <wp:inline distT="0" distB="0" distL="0" distR="0" wp14:anchorId="5FB72ED1" wp14:editId="4561E536">
            <wp:extent cx="5278582" cy="67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6549" cy="6773487"/>
                    </a:xfrm>
                    <a:prstGeom prst="rect">
                      <a:avLst/>
                    </a:prstGeom>
                  </pic:spPr>
                </pic:pic>
              </a:graphicData>
            </a:graphic>
          </wp:inline>
        </w:drawing>
      </w:r>
      <w:r w:rsidR="00E2504D" w:rsidRPr="00E2504D">
        <w:rPr>
          <w:noProof/>
        </w:rPr>
        <w:t xml:space="preserve"> </w:t>
      </w:r>
    </w:p>
    <w:p w14:paraId="509E1E78" w14:textId="77777777" w:rsidR="006305DB" w:rsidRDefault="00E2504D" w:rsidP="007B58FB">
      <w:pPr>
        <w:rPr>
          <w:b/>
          <w:bCs/>
        </w:rPr>
      </w:pPr>
      <w:r w:rsidRPr="00AC3FD2">
        <w:rPr>
          <w:b/>
          <w:bCs/>
        </w:rPr>
        <w:lastRenderedPageBreak/>
        <w:t>Main Page and MainPage/MyList:</w:t>
      </w:r>
    </w:p>
    <w:p w14:paraId="06F08E72" w14:textId="551574ED" w:rsidR="007B58FB" w:rsidRDefault="00AC3FD2" w:rsidP="007B58FB">
      <w:r>
        <w:rPr>
          <w:noProof/>
        </w:rPr>
        <w:drawing>
          <wp:inline distT="0" distB="0" distL="0" distR="0" wp14:anchorId="303BD474" wp14:editId="70B38C7C">
            <wp:extent cx="5042249" cy="7727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5597" cy="7733082"/>
                    </a:xfrm>
                    <a:prstGeom prst="rect">
                      <a:avLst/>
                    </a:prstGeom>
                  </pic:spPr>
                </pic:pic>
              </a:graphicData>
            </a:graphic>
          </wp:inline>
        </w:drawing>
      </w:r>
    </w:p>
    <w:p w14:paraId="3ACEF0D2" w14:textId="16365879" w:rsidR="00E2504D" w:rsidRPr="00AC3FD2" w:rsidRDefault="00E2504D" w:rsidP="007B58FB">
      <w:pPr>
        <w:rPr>
          <w:b/>
          <w:bCs/>
        </w:rPr>
      </w:pPr>
      <w:r w:rsidRPr="00AC3FD2">
        <w:rPr>
          <w:b/>
          <w:bCs/>
        </w:rPr>
        <w:lastRenderedPageBreak/>
        <w:t>Search</w:t>
      </w:r>
      <w:r w:rsidR="00AC3FD2">
        <w:rPr>
          <w:b/>
          <w:bCs/>
        </w:rPr>
        <w:t xml:space="preserve"> </w:t>
      </w:r>
      <w:r w:rsidRPr="00AC3FD2">
        <w:rPr>
          <w:b/>
          <w:bCs/>
        </w:rPr>
        <w:t>Page:</w:t>
      </w:r>
    </w:p>
    <w:p w14:paraId="20C1B3EA" w14:textId="47793916" w:rsidR="00AC3FD2" w:rsidRDefault="00AC3FD2" w:rsidP="007B58FB">
      <w:r>
        <w:rPr>
          <w:noProof/>
        </w:rPr>
        <w:drawing>
          <wp:inline distT="0" distB="0" distL="0" distR="0" wp14:anchorId="108FE613" wp14:editId="2632BAD0">
            <wp:extent cx="5943600" cy="693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936105"/>
                    </a:xfrm>
                    <a:prstGeom prst="rect">
                      <a:avLst/>
                    </a:prstGeom>
                  </pic:spPr>
                </pic:pic>
              </a:graphicData>
            </a:graphic>
          </wp:inline>
        </w:drawing>
      </w:r>
    </w:p>
    <w:p w14:paraId="65CC5F01" w14:textId="0335960F" w:rsidR="00E2504D" w:rsidRDefault="00E2504D" w:rsidP="007B58FB"/>
    <w:p w14:paraId="39CA5E6B" w14:textId="77777777" w:rsidR="00AC3FD2" w:rsidRDefault="00AC3FD2" w:rsidP="007B58FB"/>
    <w:p w14:paraId="6E9ADCE8" w14:textId="7CCF7C6F" w:rsidR="00E2504D" w:rsidRDefault="00E2504D" w:rsidP="007B58FB"/>
    <w:p w14:paraId="0BD28925" w14:textId="22F6D0CB" w:rsidR="00E2504D" w:rsidRPr="006305DB" w:rsidRDefault="00E2504D" w:rsidP="007B58FB">
      <w:pPr>
        <w:rPr>
          <w:b/>
          <w:bCs/>
        </w:rPr>
      </w:pPr>
      <w:r w:rsidRPr="006305DB">
        <w:rPr>
          <w:b/>
          <w:bCs/>
        </w:rPr>
        <w:lastRenderedPageBreak/>
        <w:t>Policy Page:</w:t>
      </w:r>
    </w:p>
    <w:p w14:paraId="71B4C33A" w14:textId="16714676" w:rsidR="00E2504D" w:rsidRPr="007B58FB" w:rsidRDefault="00AC3FD2" w:rsidP="007B58FB">
      <w:r>
        <w:rPr>
          <w:noProof/>
        </w:rPr>
        <w:drawing>
          <wp:inline distT="0" distB="0" distL="0" distR="0" wp14:anchorId="12A8ED32" wp14:editId="3251E369">
            <wp:extent cx="5316073" cy="721816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406" cy="7237622"/>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Walcher, L.T. (Lena)" w:date="2021-03-27T17:58:00Z" w:initials="WL(">
    <w:p w14:paraId="336D3E7B" w14:textId="77777777" w:rsidR="00513BE7" w:rsidRDefault="00513BE7">
      <w:pPr>
        <w:pStyle w:val="CommentText"/>
      </w:pPr>
      <w:r>
        <w:rPr>
          <w:rStyle w:val="CommentReference"/>
        </w:rPr>
        <w:annotationRef/>
      </w:r>
      <w:r>
        <w:t>If you refer to literature you have to add a source</w:t>
      </w:r>
    </w:p>
    <w:p w14:paraId="7CCF99D7" w14:textId="669313D8" w:rsidR="00513BE7" w:rsidRDefault="00513BE7">
      <w:pPr>
        <w:pStyle w:val="CommentText"/>
      </w:pPr>
    </w:p>
  </w:comment>
  <w:comment w:id="24" w:author="Walcher, L.T. (Lena)" w:date="2021-03-27T18:00:00Z" w:initials="WL(">
    <w:p w14:paraId="18FCD20B" w14:textId="77777777" w:rsidR="00513BE7" w:rsidRDefault="00513BE7">
      <w:pPr>
        <w:pStyle w:val="CommentText"/>
      </w:pPr>
      <w:r>
        <w:rPr>
          <w:rStyle w:val="CommentReference"/>
        </w:rPr>
        <w:annotationRef/>
      </w:r>
      <w:r>
        <w:t>Addressed?</w:t>
      </w:r>
    </w:p>
    <w:p w14:paraId="09EFA8A8" w14:textId="039F7FF7" w:rsidR="00513BE7" w:rsidRDefault="00513BE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CCF99D7" w15:done="0"/>
  <w15:commentEx w15:paraId="09EFA8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9F0AB" w16cex:dateUtc="2021-03-27T16:58:00Z"/>
  <w16cex:commentExtensible w16cex:durableId="2409F143" w16cex:dateUtc="2021-03-27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CCF99D7" w16cid:durableId="2409F0AB"/>
  <w16cid:commentId w16cid:paraId="09EFA8A8" w16cid:durableId="2409F1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lcher, L.T. (Lena)">
    <w15:presenceInfo w15:providerId="None" w15:userId="Walcher, L.T. (Le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0C5DE2"/>
    <w:rsid w:val="000C632C"/>
    <w:rsid w:val="00132A36"/>
    <w:rsid w:val="001758AE"/>
    <w:rsid w:val="00182134"/>
    <w:rsid w:val="001861C7"/>
    <w:rsid w:val="0019266F"/>
    <w:rsid w:val="001D0A78"/>
    <w:rsid w:val="001E7084"/>
    <w:rsid w:val="001F1EB7"/>
    <w:rsid w:val="001F5E6E"/>
    <w:rsid w:val="002471EE"/>
    <w:rsid w:val="002642A6"/>
    <w:rsid w:val="00272912"/>
    <w:rsid w:val="002944C9"/>
    <w:rsid w:val="002A3AE8"/>
    <w:rsid w:val="002E7B5A"/>
    <w:rsid w:val="002F67C9"/>
    <w:rsid w:val="003356E8"/>
    <w:rsid w:val="00355FC7"/>
    <w:rsid w:val="00372D5E"/>
    <w:rsid w:val="003A11C7"/>
    <w:rsid w:val="003A6DAE"/>
    <w:rsid w:val="003B172A"/>
    <w:rsid w:val="003C28E3"/>
    <w:rsid w:val="003C6197"/>
    <w:rsid w:val="003D6F93"/>
    <w:rsid w:val="004440CB"/>
    <w:rsid w:val="004661EC"/>
    <w:rsid w:val="0047137C"/>
    <w:rsid w:val="00472DDF"/>
    <w:rsid w:val="0049545B"/>
    <w:rsid w:val="004C5D76"/>
    <w:rsid w:val="004F2ACE"/>
    <w:rsid w:val="00513BE7"/>
    <w:rsid w:val="00537C74"/>
    <w:rsid w:val="005A06E5"/>
    <w:rsid w:val="005A3F53"/>
    <w:rsid w:val="005D5322"/>
    <w:rsid w:val="005F54E3"/>
    <w:rsid w:val="00601782"/>
    <w:rsid w:val="00613136"/>
    <w:rsid w:val="006214ED"/>
    <w:rsid w:val="00625C46"/>
    <w:rsid w:val="0062775E"/>
    <w:rsid w:val="006305DB"/>
    <w:rsid w:val="00630901"/>
    <w:rsid w:val="00635316"/>
    <w:rsid w:val="00640F86"/>
    <w:rsid w:val="0065384C"/>
    <w:rsid w:val="006725C3"/>
    <w:rsid w:val="006A05D5"/>
    <w:rsid w:val="006B0B4E"/>
    <w:rsid w:val="006B2CEE"/>
    <w:rsid w:val="006B75FE"/>
    <w:rsid w:val="006E6F1D"/>
    <w:rsid w:val="006F4F3F"/>
    <w:rsid w:val="00732524"/>
    <w:rsid w:val="0075217E"/>
    <w:rsid w:val="00754FCA"/>
    <w:rsid w:val="007572EB"/>
    <w:rsid w:val="0076316A"/>
    <w:rsid w:val="007914CB"/>
    <w:rsid w:val="007A0943"/>
    <w:rsid w:val="007B32F6"/>
    <w:rsid w:val="007B58FB"/>
    <w:rsid w:val="007C51C8"/>
    <w:rsid w:val="007F2010"/>
    <w:rsid w:val="007F4A76"/>
    <w:rsid w:val="007F719F"/>
    <w:rsid w:val="00825662"/>
    <w:rsid w:val="00853EFD"/>
    <w:rsid w:val="008871AE"/>
    <w:rsid w:val="008D725A"/>
    <w:rsid w:val="008F153F"/>
    <w:rsid w:val="009343E5"/>
    <w:rsid w:val="00935693"/>
    <w:rsid w:val="009461DD"/>
    <w:rsid w:val="00980D3F"/>
    <w:rsid w:val="009B4FDF"/>
    <w:rsid w:val="009E74A5"/>
    <w:rsid w:val="00A11AE1"/>
    <w:rsid w:val="00A20A4B"/>
    <w:rsid w:val="00A9287D"/>
    <w:rsid w:val="00AC3FD2"/>
    <w:rsid w:val="00AC7569"/>
    <w:rsid w:val="00AD2626"/>
    <w:rsid w:val="00AF3C95"/>
    <w:rsid w:val="00B23725"/>
    <w:rsid w:val="00B70BB7"/>
    <w:rsid w:val="00B77241"/>
    <w:rsid w:val="00BC77B6"/>
    <w:rsid w:val="00BE6A0D"/>
    <w:rsid w:val="00BF6383"/>
    <w:rsid w:val="00C04174"/>
    <w:rsid w:val="00C2283D"/>
    <w:rsid w:val="00C41C54"/>
    <w:rsid w:val="00C72B81"/>
    <w:rsid w:val="00C76741"/>
    <w:rsid w:val="00CA1EE5"/>
    <w:rsid w:val="00CB0901"/>
    <w:rsid w:val="00CB57B3"/>
    <w:rsid w:val="00CB607E"/>
    <w:rsid w:val="00CD6A4C"/>
    <w:rsid w:val="00D15E32"/>
    <w:rsid w:val="00D26443"/>
    <w:rsid w:val="00D355FD"/>
    <w:rsid w:val="00D379BC"/>
    <w:rsid w:val="00D449F5"/>
    <w:rsid w:val="00D4519D"/>
    <w:rsid w:val="00D52D11"/>
    <w:rsid w:val="00D576C3"/>
    <w:rsid w:val="00D7485F"/>
    <w:rsid w:val="00D92256"/>
    <w:rsid w:val="00DB2375"/>
    <w:rsid w:val="00DC0BCE"/>
    <w:rsid w:val="00DD72CC"/>
    <w:rsid w:val="00DF69E2"/>
    <w:rsid w:val="00E11F25"/>
    <w:rsid w:val="00E12042"/>
    <w:rsid w:val="00E12E3D"/>
    <w:rsid w:val="00E2504D"/>
    <w:rsid w:val="00E36DA9"/>
    <w:rsid w:val="00E82C46"/>
    <w:rsid w:val="00EB42B8"/>
    <w:rsid w:val="00ED3246"/>
    <w:rsid w:val="00F42CF5"/>
    <w:rsid w:val="00F50D24"/>
    <w:rsid w:val="00F73FCA"/>
    <w:rsid w:val="00F93FD1"/>
    <w:rsid w:val="00FA25CC"/>
    <w:rsid w:val="00FB0D7D"/>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 w:type="character" w:styleId="CommentReference">
    <w:name w:val="annotation reference"/>
    <w:basedOn w:val="DefaultParagraphFont"/>
    <w:uiPriority w:val="99"/>
    <w:semiHidden/>
    <w:unhideWhenUsed/>
    <w:rsid w:val="00513BE7"/>
    <w:rPr>
      <w:sz w:val="16"/>
      <w:szCs w:val="16"/>
    </w:rPr>
  </w:style>
  <w:style w:type="paragraph" w:styleId="CommentText">
    <w:name w:val="annotation text"/>
    <w:basedOn w:val="Normal"/>
    <w:link w:val="CommentTextChar"/>
    <w:uiPriority w:val="99"/>
    <w:semiHidden/>
    <w:unhideWhenUsed/>
    <w:rsid w:val="00513BE7"/>
    <w:pPr>
      <w:spacing w:line="240" w:lineRule="auto"/>
    </w:pPr>
    <w:rPr>
      <w:sz w:val="20"/>
      <w:szCs w:val="20"/>
    </w:rPr>
  </w:style>
  <w:style w:type="character" w:customStyle="1" w:styleId="CommentTextChar">
    <w:name w:val="Comment Text Char"/>
    <w:basedOn w:val="DefaultParagraphFont"/>
    <w:link w:val="CommentText"/>
    <w:uiPriority w:val="99"/>
    <w:semiHidden/>
    <w:rsid w:val="00513BE7"/>
    <w:rPr>
      <w:sz w:val="20"/>
      <w:szCs w:val="20"/>
    </w:rPr>
  </w:style>
  <w:style w:type="paragraph" w:styleId="CommentSubject">
    <w:name w:val="annotation subject"/>
    <w:basedOn w:val="CommentText"/>
    <w:next w:val="CommentText"/>
    <w:link w:val="CommentSubjectChar"/>
    <w:uiPriority w:val="99"/>
    <w:semiHidden/>
    <w:unhideWhenUsed/>
    <w:rsid w:val="00513BE7"/>
    <w:rPr>
      <w:b/>
      <w:bCs/>
    </w:rPr>
  </w:style>
  <w:style w:type="character" w:customStyle="1" w:styleId="CommentSubjectChar">
    <w:name w:val="Comment Subject Char"/>
    <w:basedOn w:val="CommentTextChar"/>
    <w:link w:val="CommentSubject"/>
    <w:uiPriority w:val="99"/>
    <w:semiHidden/>
    <w:rsid w:val="00513B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42621748">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2094364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294872881">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26921607">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33559275">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40712095">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864058270">
      <w:bodyDiv w:val="1"/>
      <w:marLeft w:val="0"/>
      <w:marRight w:val="0"/>
      <w:marTop w:val="0"/>
      <w:marBottom w:val="0"/>
      <w:divBdr>
        <w:top w:val="none" w:sz="0" w:space="0" w:color="auto"/>
        <w:left w:val="none" w:sz="0" w:space="0" w:color="auto"/>
        <w:bottom w:val="none" w:sz="0" w:space="0" w:color="auto"/>
        <w:right w:val="none" w:sz="0" w:space="0" w:color="auto"/>
      </w:divBdr>
    </w:div>
    <w:div w:id="990018172">
      <w:bodyDiv w:val="1"/>
      <w:marLeft w:val="0"/>
      <w:marRight w:val="0"/>
      <w:marTop w:val="0"/>
      <w:marBottom w:val="0"/>
      <w:divBdr>
        <w:top w:val="none" w:sz="0" w:space="0" w:color="auto"/>
        <w:left w:val="none" w:sz="0" w:space="0" w:color="auto"/>
        <w:bottom w:val="none" w:sz="0" w:space="0" w:color="auto"/>
        <w:right w:val="none" w:sz="0" w:space="0" w:color="auto"/>
      </w:divBdr>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2660043">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18720034">
      <w:bodyDiv w:val="1"/>
      <w:marLeft w:val="0"/>
      <w:marRight w:val="0"/>
      <w:marTop w:val="0"/>
      <w:marBottom w:val="0"/>
      <w:divBdr>
        <w:top w:val="none" w:sz="0" w:space="0" w:color="auto"/>
        <w:left w:val="none" w:sz="0" w:space="0" w:color="auto"/>
        <w:bottom w:val="none" w:sz="0" w:space="0" w:color="auto"/>
        <w:right w:val="none" w:sz="0" w:space="0" w:color="auto"/>
      </w:divBdr>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45595374">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29219744">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https://github.com/hansfranke1985/Public-Media/blob/main/Assigment_2/Media_RecommenderBackEnd_HansFranke.ipynb" TargetMode="External"/><Relationship Id="rId42" Type="http://schemas.openxmlformats.org/officeDocument/2006/relationships/fontTable" Target="fontTable.xml"/><Relationship Id="rId7" Type="http://schemas.openxmlformats.org/officeDocument/2006/relationships/hyperlink" Target="mailto:h.a.franke@students.uu.n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figma.com/file/ItyHCF6CAdeDkbazTYkyAI/Media?node-id=23%3A83" TargetMode="Externa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bin"/><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www.imdb.com/chart/top/"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4</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5</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6</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7</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8</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9</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10</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11</b:RefOrder>
  </b:Source>
  <b:Source>
    <b:Tag>htt</b:Tag>
    <b:SourceType>Report</b:SourceType>
    <b:Guid>{58489A1A-B69D-4E4B-BC68-5A76834DD63E}</b:Guid>
    <b:Title>https://www.stakeholdermap.com/retail-stakeholders.html</b:Title>
    <b:Author>
      <b:Author>
        <b:NameList>
          <b:Person>
            <b:Last>StakeholderMap</b:Last>
          </b:Person>
        </b:NameList>
      </b:Author>
    </b:Author>
    <b:RefOrder>12</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13</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14</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15</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16</b:RefOrder>
  </b:Source>
  <b:Source>
    <b:Tag>htt1</b:Tag>
    <b:SourceType>JournalArticle</b:SourceType>
    <b:Guid>{0D1174DD-EAEA-45D6-BCE7-EDEF6A906694}</b:Guid>
    <b:Title>Pattern Library</b:Title>
    <b:URL>https://aapatternlibrary.wordpress.com/</b:URL>
    <b:Issue>https://aapatternlibrary.wordpress.com/</b:Issue>
    <b:RefOrder>3</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2</b:RefOrder>
  </b:Source>
</b:Sources>
</file>

<file path=customXml/itemProps1.xml><?xml version="1.0" encoding="utf-8"?>
<ds:datastoreItem xmlns:ds="http://schemas.openxmlformats.org/officeDocument/2006/customXml" ds:itemID="{60749492-11AA-4C51-8AC7-579D91A45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2621</Words>
  <Characters>14942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Walcher, L.T. (Lena)</cp:lastModifiedBy>
  <cp:revision>24</cp:revision>
  <cp:lastPrinted>2021-03-27T10:43:00Z</cp:lastPrinted>
  <dcterms:created xsi:type="dcterms:W3CDTF">2021-03-23T15:19:00Z</dcterms:created>
  <dcterms:modified xsi:type="dcterms:W3CDTF">2021-03-27T17:22:00Z</dcterms:modified>
</cp:coreProperties>
</file>